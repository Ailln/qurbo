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0F4657">
      <w:pPr>
        <w:pStyle w:val="4"/>
        <w:rPr>
          <w:rFonts w:ascii="宋体" w:hAnsi="宋体" w:eastAsia="宋体" w:cs="宋体"/>
        </w:rPr>
      </w:pPr>
      <w:bookmarkStart w:id="0" w:name="header-n4"/>
      <w:bookmarkStart w:id="1" w:name="header-n3"/>
      <w:r>
        <w:rPr>
          <w:rFonts w:hint="eastAsia" w:ascii="宋体" w:hAnsi="宋体" w:eastAsia="宋体" w:cs="宋体"/>
        </w:rPr>
        <w:t>题目名称：混合整数带约束优化问题</w:t>
      </w:r>
    </w:p>
    <w:p w14:paraId="150A672D">
      <w:pPr>
        <w:pStyle w:val="4"/>
        <w:rPr>
          <w:rFonts w:ascii="宋体" w:hAnsi="宋体" w:eastAsia="宋体" w:cs="宋体"/>
        </w:rPr>
      </w:pPr>
      <w:r>
        <w:rPr>
          <w:rFonts w:hint="eastAsia" w:ascii="宋体" w:hAnsi="宋体" w:eastAsia="宋体" w:cs="宋体"/>
        </w:rPr>
        <w:t>一、背景介绍</w:t>
      </w:r>
    </w:p>
    <w:p w14:paraId="4B24EEA8">
      <w:pPr>
        <w:pStyle w:val="28"/>
        <w:rPr>
          <w:rFonts w:ascii="宋体" w:hAnsi="宋体" w:eastAsia="宋体" w:cs="宋体"/>
        </w:rPr>
      </w:pPr>
      <w:r>
        <w:rPr>
          <w:rFonts w:hint="eastAsia" w:ascii="宋体" w:hAnsi="宋体" w:eastAsia="宋体" w:cs="宋体"/>
          <w:b/>
          <w:bCs/>
        </w:rPr>
        <w:t>竞赛主题：</w:t>
      </w:r>
      <w:r>
        <w:rPr>
          <w:rFonts w:hint="eastAsia" w:ascii="宋体" w:hAnsi="宋体" w:eastAsia="宋体" w:cs="宋体"/>
        </w:rPr>
        <w:t xml:space="preserve"> 利用量子-经典混合算法求解混合整数优化问题</w:t>
      </w:r>
    </w:p>
    <w:p w14:paraId="62E47D8B">
      <w:pPr>
        <w:pStyle w:val="3"/>
        <w:rPr>
          <w:rFonts w:ascii="宋体" w:hAnsi="宋体" w:eastAsia="宋体" w:cs="宋体"/>
        </w:rPr>
      </w:pPr>
      <w:r>
        <w:rPr>
          <w:rFonts w:hint="eastAsia" w:ascii="宋体" w:hAnsi="宋体" w:eastAsia="宋体" w:cs="宋体"/>
        </w:rPr>
        <w:t>混合整数线性规划（Mixed-Integer Linear Programming，MILP）是一类在约束条件为线性等式或不等式的前提下，对部分变量取值为整数、其余变量取值为实数的优化问题，旨在极小化或极大化一个线性目标函数。MILP广泛应用于电力系统机组组合、工业排产调度、物流路径规划、金融投资组合优化以及能源系统优化等关键场景。然而，MILP属于NP-hard问题，随着问题规模增大，整数决策变量数量增长会导致搜索空间呈指数级膨胀，即使采用当前最先进的商业求解器（如Gurobi、CPLEX等）也常常面临计算时间过长、难以满足实时性要求的困境。以电力系统机组组合问题为例，每台机组的启停状态为二进制变量，与连续功率输出通过启停时间约束和爬坡速率约束强耦合，系统中时序耦合约束的数量随“机组数 × 时间段”线性增长，导致问题维度快速膨胀。MILP在诸多关键工业领域具有广泛而深远的应用，涵盖电力行业、物流交通、制造业和金融行业等多个方面，例如物流调度、金融投资组合与智能电网资源调配等领域。</w:t>
      </w:r>
    </w:p>
    <w:p w14:paraId="72B12784">
      <w:pPr>
        <w:pStyle w:val="3"/>
        <w:rPr>
          <w:rFonts w:ascii="宋体" w:hAnsi="宋体" w:eastAsia="宋体" w:cs="宋体"/>
        </w:rPr>
      </w:pPr>
      <w:r>
        <w:rPr>
          <w:rFonts w:hint="eastAsia" w:ascii="宋体" w:hAnsi="宋体" w:eastAsia="宋体" w:cs="宋体"/>
        </w:rPr>
        <w:t>针对MILP的求解，学术界和工业界已发展出多种成熟的精确算法和启发式方法，经典计算领域的求解方法主要包括：分支定界法（Branch and Bound）、 割平面法（Cutting Plane）、Benders分解法（Benders Decomposition）、启发式方法、合作和利用人工智能求解的算法。</w:t>
      </w:r>
    </w:p>
    <w:p w14:paraId="1145F3FC">
      <w:pPr>
        <w:pStyle w:val="3"/>
        <w:rPr>
          <w:rFonts w:ascii="宋体" w:hAnsi="宋体" w:eastAsia="宋体" w:cs="宋体"/>
        </w:rPr>
      </w:pPr>
      <w:r>
        <w:rPr>
          <w:rFonts w:hint="eastAsia" w:ascii="宋体" w:hAnsi="宋体" w:eastAsia="宋体" w:cs="宋体"/>
        </w:rPr>
        <w:t>在含噪声中等规模量子（NISQ）时代，量子计算凭借量子叠加态和量子纠缠特性，为组合优化问题提供了全新的解决思路。由于当前量子硬件对整数变量和约束条件的处理能力有限，量子求解MILP的主流路径是将问题转化为量子硬件可以处理的等效形式（如QUBO或Ising模型），然后通过量子计算进行求解。</w:t>
      </w:r>
    </w:p>
    <w:p w14:paraId="43ADB5EE">
      <w:pPr>
        <w:pStyle w:val="3"/>
        <w:rPr>
          <w:rFonts w:ascii="宋体" w:hAnsi="宋体" w:eastAsia="宋体" w:cs="宋体"/>
        </w:rPr>
      </w:pPr>
      <w:r>
        <w:rPr>
          <w:rFonts w:hint="eastAsia" w:ascii="宋体" w:hAnsi="宋体" w:eastAsia="宋体" w:cs="宋体"/>
        </w:rPr>
        <w:t>量子退火是一种利用量子隧穿效应来寻找组合优化问题全局最优解的量子算法，将组合优化问题编码为求解量子哈密顿量的基态问题，利用量子涨落和隧穿效应在希尔伯特空间中快速搜索全局最优解。在求解MILP时，通常将整数变量（尤其是二进制变量）转换为Ising模型或QUBO形式，然后提交给D-Wave等量子退火硬件求解。</w:t>
      </w:r>
    </w:p>
    <w:p w14:paraId="7A294BD1">
      <w:pPr>
        <w:pStyle w:val="3"/>
        <w:rPr>
          <w:rFonts w:ascii="宋体" w:hAnsi="宋体" w:eastAsia="宋体" w:cs="宋体"/>
        </w:rPr>
      </w:pPr>
      <w:r>
        <w:rPr>
          <w:rFonts w:hint="eastAsia" w:ascii="宋体" w:hAnsi="宋体" w:eastAsia="宋体" w:cs="宋体"/>
        </w:rPr>
        <w:t>QAOA是一种混合量子-经典算法，通过交替应用问题哈密顿量和混合哈密顿量，在量子线路中逐层演化解的量子态，并结合经典优化器迭代调整线路参数，逐步逼近最优解。QAOA的优势在于其作为变分量子算法的框架特性，能够更好地适应含噪声的中等规模量子硬件，是目前最广泛使用的量子组合优化算法之一。</w:t>
      </w:r>
    </w:p>
    <w:p w14:paraId="1D4E8165">
      <w:pPr>
        <w:pStyle w:val="3"/>
        <w:rPr>
          <w:rFonts w:ascii="宋体" w:hAnsi="宋体" w:eastAsia="宋体" w:cs="宋体"/>
        </w:rPr>
      </w:pPr>
      <w:r>
        <w:rPr>
          <w:rFonts w:hint="eastAsia" w:ascii="宋体" w:hAnsi="宋体" w:eastAsia="宋体" w:cs="宋体"/>
        </w:rPr>
        <w:t>本赛道旨在鼓励参赛者利用量子-经典混合算法，进一步探索和求解更复杂的混合整数优化问题（MIQP），且问题会包含约束。</w:t>
      </w:r>
    </w:p>
    <w:bookmarkEnd w:id="0"/>
    <w:p w14:paraId="67C6CBE4">
      <w:pPr>
        <w:pStyle w:val="4"/>
        <w:rPr>
          <w:rFonts w:ascii="宋体" w:hAnsi="宋体" w:eastAsia="宋体" w:cs="宋体"/>
        </w:rPr>
      </w:pPr>
      <w:bookmarkStart w:id="2" w:name="header-n7"/>
      <w:r>
        <w:rPr>
          <w:rFonts w:hint="eastAsia" w:ascii="宋体" w:hAnsi="宋体" w:eastAsia="宋体" w:cs="宋体"/>
        </w:rPr>
        <w:t>二、 问题模型定义</w:t>
      </w:r>
    </w:p>
    <w:p w14:paraId="5088DF9D">
      <w:pPr>
        <w:pStyle w:val="28"/>
        <w:rPr>
          <w:rFonts w:ascii="宋体" w:hAnsi="宋体" w:eastAsia="宋体" w:cs="宋体"/>
        </w:rPr>
      </w:pPr>
      <w:r>
        <w:rPr>
          <w:rFonts w:hint="eastAsia" w:ascii="宋体" w:hAnsi="宋体" w:eastAsia="宋体" w:cs="宋体"/>
        </w:rPr>
        <w:t xml:space="preserve">给定二次项系数对称矩阵 </w:t>
      </w:r>
      <m:oMath>
        <m:r>
          <m:rPr/>
          <w:rPr>
            <w:rFonts w:hint="eastAsia" w:ascii="Cambria Math" w:hAnsi="Cambria Math" w:eastAsia="宋体" w:cs="宋体"/>
          </w:rPr>
          <m:t>Q</m:t>
        </m:r>
      </m:oMath>
      <w:r>
        <w:rPr>
          <w:rFonts w:hint="eastAsia" w:ascii="宋体" w:hAnsi="宋体" w:eastAsia="宋体" w:cs="宋体"/>
        </w:rPr>
        <w:t xml:space="preserve">，二元变量线性项系数向量 </w:t>
      </w:r>
      <m:oMath>
        <m:r>
          <m:rPr/>
          <w:rPr>
            <w:rFonts w:hint="eastAsia" w:ascii="Cambria Math" w:hAnsi="Cambria Math" w:eastAsia="宋体" w:cs="宋体"/>
          </w:rPr>
          <m:t>c</m:t>
        </m:r>
      </m:oMath>
      <w:r>
        <w:rPr>
          <w:rFonts w:hint="eastAsia" w:ascii="宋体" w:hAnsi="宋体" w:eastAsia="宋体" w:cs="宋体"/>
        </w:rPr>
        <w:t xml:space="preserve">，连续变量线性项系数向量 </w:t>
      </w:r>
      <m:oMath>
        <m:r>
          <m:rPr/>
          <w:rPr>
            <w:rFonts w:hint="eastAsia" w:ascii="Cambria Math" w:hAnsi="Cambria Math" w:eastAsia="宋体" w:cs="宋体"/>
          </w:rPr>
          <m:t>h</m:t>
        </m:r>
      </m:oMath>
      <w:r>
        <w:rPr>
          <w:rFonts w:hint="eastAsia" w:ascii="宋体" w:hAnsi="宋体" w:eastAsia="宋体" w:cs="宋体"/>
        </w:rPr>
        <w:t xml:space="preserve">。混合约束涉及系数矩阵 </w:t>
      </w:r>
      <m:oMath>
        <m:r>
          <m:rPr/>
          <w:rPr>
            <w:rFonts w:hint="eastAsia" w:ascii="Cambria Math" w:hAnsi="Cambria Math" w:eastAsia="宋体" w:cs="宋体"/>
          </w:rPr>
          <m:t>A</m:t>
        </m:r>
      </m:oMath>
      <w:r>
        <w:rPr>
          <w:rFonts w:hint="eastAsia" w:ascii="宋体" w:hAnsi="宋体" w:eastAsia="宋体" w:cs="宋体"/>
        </w:rPr>
        <w:t>、</w:t>
      </w:r>
      <m:oMath>
        <m:r>
          <m:rPr/>
          <w:rPr>
            <w:rFonts w:hint="eastAsia" w:ascii="Cambria Math" w:hAnsi="Cambria Math" w:eastAsia="宋体" w:cs="宋体"/>
          </w:rPr>
          <m:t>G</m:t>
        </m:r>
      </m:oMath>
      <w:r>
        <w:rPr>
          <w:rFonts w:hint="eastAsia" w:ascii="宋体" w:hAnsi="宋体" w:eastAsia="宋体" w:cs="宋体"/>
        </w:rPr>
        <w:t xml:space="preserve"> 与右侧边界向量 </w:t>
      </w:r>
      <m:oMath>
        <m:r>
          <m:rPr/>
          <w:rPr>
            <w:rFonts w:hint="eastAsia" w:ascii="Cambria Math" w:hAnsi="Cambria Math" w:eastAsia="宋体" w:cs="宋体"/>
          </w:rPr>
          <m:t>b</m:t>
        </m:r>
      </m:oMath>
      <w:r>
        <w:rPr>
          <w:rFonts w:hint="eastAsia" w:ascii="宋体" w:hAnsi="宋体" w:eastAsia="宋体" w:cs="宋体"/>
        </w:rPr>
        <w:t xml:space="preserve">；纯二元约束涉及系数矩阵 </w:t>
      </w:r>
      <m:oMath>
        <m:r>
          <m:rPr/>
          <w:rPr>
            <w:rFonts w:hint="eastAsia" w:ascii="Cambria Math" w:hAnsi="Cambria Math" w:eastAsia="宋体" w:cs="宋体"/>
          </w:rPr>
          <m:t>B</m:t>
        </m:r>
      </m:oMath>
      <w:r>
        <w:rPr>
          <w:rFonts w:hint="eastAsia" w:ascii="宋体" w:hAnsi="宋体" w:eastAsia="宋体" w:cs="宋体"/>
        </w:rPr>
        <w:t xml:space="preserve"> 与右侧边界向量 </w:t>
      </w:r>
      <m:oMath>
        <m:sSup>
          <m:sSupPr>
            <m:ctrlPr>
              <w:rPr>
                <w:rFonts w:hint="eastAsia" w:ascii="Cambria Math" w:hAnsi="Cambria Math" w:eastAsia="宋体" w:cs="宋体"/>
              </w:rPr>
            </m:ctrlPr>
          </m:sSupPr>
          <m:e>
            <m:r>
              <m:rPr/>
              <w:rPr>
                <w:rFonts w:hint="eastAsia" w:ascii="Cambria Math" w:hAnsi="Cambria Math" w:eastAsia="宋体" w:cs="宋体"/>
              </w:rPr>
              <m:t>b</m:t>
            </m:r>
            <m:ctrlPr>
              <w:rPr>
                <w:rFonts w:hint="eastAsia" w:ascii="Cambria Math" w:hAnsi="Cambria Math" w:eastAsia="宋体" w:cs="宋体"/>
              </w:rPr>
            </m:ctrlPr>
          </m:e>
          <m:sup>
            <m:r>
              <m:rPr>
                <m:sty m:val="p"/>
              </m:rPr>
              <w:rPr>
                <w:rFonts w:hint="eastAsia" w:ascii="Cambria Math" w:hAnsi="Cambria Math" w:eastAsia="宋体" w:cs="宋体"/>
              </w:rPr>
              <m:t>'</m:t>
            </m:r>
            <m:ctrlPr>
              <w:rPr>
                <w:rFonts w:hint="eastAsia" w:ascii="Cambria Math" w:hAnsi="Cambria Math" w:eastAsia="宋体" w:cs="宋体"/>
              </w:rPr>
            </m:ctrlPr>
          </m:sup>
        </m:sSup>
      </m:oMath>
      <w:r>
        <w:rPr>
          <w:rFonts w:hint="eastAsia" w:ascii="宋体" w:hAnsi="宋体" w:eastAsia="宋体" w:cs="宋体"/>
        </w:rPr>
        <w:t>。</w:t>
      </w:r>
    </w:p>
    <w:p w14:paraId="2DF7788E">
      <w:pPr>
        <w:pStyle w:val="3"/>
        <w:rPr>
          <w:rFonts w:ascii="宋体" w:hAnsi="宋体" w:eastAsia="宋体" w:cs="宋体"/>
        </w:rPr>
      </w:pPr>
      <w:r>
        <w:rPr>
          <w:rFonts w:hint="eastAsia" w:ascii="宋体" w:hAnsi="宋体" w:eastAsia="宋体" w:cs="宋体"/>
        </w:rPr>
        <w:t>原问题的标准最大化形式定义如下：</w:t>
      </w:r>
    </w:p>
    <w:p w14:paraId="09D8B65B">
      <w:pPr>
        <w:pStyle w:val="3"/>
        <w:rPr>
          <w:rFonts w:ascii="宋体" w:hAnsi="宋体" w:eastAsia="宋体" w:cs="宋体"/>
        </w:rPr>
      </w:pPr>
      <m:oMathPara>
        <m:oMath>
          <m:r>
            <m:rPr>
              <m:sty m:val="p"/>
            </m:rPr>
            <w:rPr>
              <w:rFonts w:hint="eastAsia" w:ascii="Cambria Math" w:hAnsi="Cambria Math" w:eastAsia="宋体" w:cs="宋体"/>
            </w:rPr>
            <m:t>max</m:t>
          </m:r>
          <m:r>
            <m:rPr/>
            <w:rPr>
              <w:rFonts w:hint="eastAsia" w:ascii="Cambria Math" w:hAnsi="Cambria Math" w:eastAsia="宋体" w:cs="宋体"/>
            </w:rPr>
            <m:t> </m:t>
          </m:r>
          <m:sSup>
            <m:sSupPr>
              <m:ctrlPr>
                <w:rPr>
                  <w:rFonts w:hint="eastAsia" w:ascii="Cambria Math" w:hAnsi="Cambria Math" w:eastAsia="宋体" w:cs="宋体"/>
                </w:rPr>
              </m:ctrlPr>
            </m:sSupPr>
            <m:e>
              <m:r>
                <m:rPr/>
                <w:rPr>
                  <w:rFonts w:hint="eastAsia" w:ascii="Cambria Math" w:hAnsi="Cambria Math" w:eastAsia="宋体" w:cs="宋体"/>
                </w:rPr>
                <m:t>x</m:t>
              </m:r>
              <m:ctrlPr>
                <w:rPr>
                  <w:rFonts w:hint="eastAsia" w:ascii="Cambria Math" w:hAnsi="Cambria Math" w:eastAsia="宋体" w:cs="宋体"/>
                </w:rPr>
              </m:ctrlPr>
            </m:e>
            <m:sup>
              <m:r>
                <m:rPr/>
                <w:rPr>
                  <w:rFonts w:hint="eastAsia" w:ascii="Cambria Math" w:hAnsi="Cambria Math" w:eastAsia="宋体" w:cs="宋体"/>
                </w:rPr>
                <m:t>T</m:t>
              </m:r>
              <m:ctrlPr>
                <w:rPr>
                  <w:rFonts w:hint="eastAsia" w:ascii="Cambria Math" w:hAnsi="Cambria Math" w:eastAsia="宋体" w:cs="宋体"/>
                </w:rPr>
              </m:ctrlPr>
            </m:sup>
          </m:sSup>
          <m:r>
            <m:rPr/>
            <w:rPr>
              <w:rFonts w:hint="eastAsia" w:ascii="Cambria Math" w:hAnsi="Cambria Math" w:eastAsia="宋体" w:cs="宋体"/>
            </w:rPr>
            <m:t>Qx</m:t>
          </m:r>
          <m:r>
            <m:rPr>
              <m:sty m:val="p"/>
            </m:rPr>
            <w:rPr>
              <w:rFonts w:hint="eastAsia" w:ascii="Cambria Math" w:hAnsi="Cambria Math" w:eastAsia="宋体" w:cs="宋体"/>
            </w:rPr>
            <m:t>+</m:t>
          </m:r>
          <m:sSup>
            <m:sSupPr>
              <m:ctrlPr>
                <w:rPr>
                  <w:rFonts w:hint="eastAsia" w:ascii="Cambria Math" w:hAnsi="Cambria Math" w:eastAsia="宋体" w:cs="宋体"/>
                </w:rPr>
              </m:ctrlPr>
            </m:sSupPr>
            <m:e>
              <m:r>
                <m:rPr/>
                <w:rPr>
                  <w:rFonts w:hint="eastAsia" w:ascii="Cambria Math" w:hAnsi="Cambria Math" w:eastAsia="宋体" w:cs="宋体"/>
                </w:rPr>
                <m:t>c</m:t>
              </m:r>
              <m:ctrlPr>
                <w:rPr>
                  <w:rFonts w:hint="eastAsia" w:ascii="Cambria Math" w:hAnsi="Cambria Math" w:eastAsia="宋体" w:cs="宋体"/>
                </w:rPr>
              </m:ctrlPr>
            </m:e>
            <m:sup>
              <m:r>
                <m:rPr/>
                <w:rPr>
                  <w:rFonts w:hint="eastAsia" w:ascii="Cambria Math" w:hAnsi="Cambria Math" w:eastAsia="宋体" w:cs="宋体"/>
                </w:rPr>
                <m:t>T</m:t>
              </m:r>
              <m:ctrlPr>
                <w:rPr>
                  <w:rFonts w:hint="eastAsia" w:ascii="Cambria Math" w:hAnsi="Cambria Math" w:eastAsia="宋体" w:cs="宋体"/>
                </w:rPr>
              </m:ctrlPr>
            </m:sup>
          </m:sSup>
          <m:r>
            <m:rPr/>
            <w:rPr>
              <w:rFonts w:hint="eastAsia" w:ascii="Cambria Math" w:hAnsi="Cambria Math" w:eastAsia="宋体" w:cs="宋体"/>
            </w:rPr>
            <m:t>x</m:t>
          </m:r>
          <m:r>
            <m:rPr>
              <m:sty m:val="p"/>
            </m:rPr>
            <w:rPr>
              <w:rFonts w:hint="eastAsia" w:ascii="Cambria Math" w:hAnsi="Cambria Math" w:eastAsia="宋体" w:cs="宋体"/>
            </w:rPr>
            <m:t>+</m:t>
          </m:r>
          <m:sSup>
            <m:sSupPr>
              <m:ctrlPr>
                <w:rPr>
                  <w:rFonts w:hint="eastAsia" w:ascii="Cambria Math" w:hAnsi="Cambria Math" w:eastAsia="宋体" w:cs="宋体"/>
                </w:rPr>
              </m:ctrlPr>
            </m:sSupPr>
            <m:e>
              <m:r>
                <m:rPr/>
                <w:rPr>
                  <w:rFonts w:hint="eastAsia" w:ascii="Cambria Math" w:hAnsi="Cambria Math" w:eastAsia="宋体" w:cs="宋体"/>
                </w:rPr>
                <m:t>h</m:t>
              </m:r>
              <m:ctrlPr>
                <w:rPr>
                  <w:rFonts w:hint="eastAsia" w:ascii="Cambria Math" w:hAnsi="Cambria Math" w:eastAsia="宋体" w:cs="宋体"/>
                </w:rPr>
              </m:ctrlPr>
            </m:e>
            <m:sup>
              <m:r>
                <m:rPr/>
                <w:rPr>
                  <w:rFonts w:hint="eastAsia" w:ascii="Cambria Math" w:hAnsi="Cambria Math" w:eastAsia="宋体" w:cs="宋体"/>
                </w:rPr>
                <m:t>T</m:t>
              </m:r>
              <m:ctrlPr>
                <w:rPr>
                  <w:rFonts w:hint="eastAsia" w:ascii="Cambria Math" w:hAnsi="Cambria Math" w:eastAsia="宋体" w:cs="宋体"/>
                </w:rPr>
              </m:ctrlPr>
            </m:sup>
          </m:sSup>
          <m:r>
            <m:rPr/>
            <w:rPr>
              <w:rFonts w:hint="eastAsia" w:ascii="Cambria Math" w:hAnsi="Cambria Math" w:eastAsia="宋体" w:cs="宋体"/>
            </w:rPr>
            <m:t>y</m:t>
          </m:r>
        </m:oMath>
      </m:oMathPara>
    </w:p>
    <w:p w14:paraId="59D88192">
      <w:pPr>
        <w:pStyle w:val="3"/>
        <w:rPr>
          <w:rFonts w:ascii="宋体" w:hAnsi="宋体" w:eastAsia="宋体" w:cs="宋体"/>
        </w:rPr>
      </w:pPr>
      <m:oMathPara>
        <m:oMath>
          <m:r>
            <m:rPr>
              <m:nor/>
              <m:sty m:val="p"/>
            </m:rPr>
            <w:rPr>
              <w:rFonts w:hint="eastAsia" w:ascii="Cambria Math" w:hAnsi="Cambria Math" w:eastAsia="宋体" w:cs="宋体"/>
            </w:rPr>
            <m:t>s.t.</m:t>
          </m:r>
          <m:r>
            <m:rPr/>
            <w:rPr>
              <w:rFonts w:hint="eastAsia" w:ascii="Cambria Math" w:hAnsi="Cambria Math" w:eastAsia="宋体" w:cs="宋体"/>
            </w:rPr>
            <m:t> Ax</m:t>
          </m:r>
          <m:r>
            <m:rPr>
              <m:sty m:val="p"/>
            </m:rPr>
            <w:rPr>
              <w:rFonts w:hint="eastAsia" w:ascii="Cambria Math" w:hAnsi="Cambria Math" w:eastAsia="宋体" w:cs="宋体"/>
            </w:rPr>
            <m:t>+</m:t>
          </m:r>
          <m:r>
            <m:rPr/>
            <w:rPr>
              <w:rFonts w:hint="eastAsia" w:ascii="Cambria Math" w:hAnsi="Cambria Math" w:eastAsia="宋体" w:cs="宋体"/>
            </w:rPr>
            <m:t>Gy</m:t>
          </m:r>
          <m:r>
            <m:rPr>
              <m:sty m:val="p"/>
            </m:rPr>
            <w:rPr>
              <w:rFonts w:hint="eastAsia" w:ascii="Cambria Math" w:hAnsi="Cambria Math" w:eastAsia="宋体" w:cs="宋体"/>
            </w:rPr>
            <m:t>≤</m:t>
          </m:r>
          <m:r>
            <m:rPr/>
            <w:rPr>
              <w:rFonts w:hint="eastAsia" w:ascii="Cambria Math" w:hAnsi="Cambria Math" w:eastAsia="宋体" w:cs="宋体"/>
            </w:rPr>
            <m:t>b</m:t>
          </m:r>
        </m:oMath>
      </m:oMathPara>
    </w:p>
    <w:p w14:paraId="61EFA6F0">
      <w:pPr>
        <w:pStyle w:val="3"/>
        <w:rPr>
          <w:rFonts w:ascii="宋体" w:hAnsi="宋体" w:eastAsia="宋体" w:cs="宋体"/>
        </w:rPr>
      </w:pPr>
      <m:oMathPara>
        <m:oMath>
          <m:r>
            <m:rPr/>
            <w:rPr>
              <w:rFonts w:hint="eastAsia" w:ascii="Cambria Math" w:hAnsi="Cambria Math" w:eastAsia="宋体" w:cs="宋体"/>
            </w:rPr>
            <m:t> Bx</m:t>
          </m:r>
          <m:r>
            <m:rPr>
              <m:sty m:val="p"/>
            </m:rPr>
            <w:rPr>
              <w:rFonts w:hint="eastAsia" w:ascii="Cambria Math" w:hAnsi="Cambria Math" w:eastAsia="宋体" w:cs="宋体"/>
            </w:rPr>
            <m:t>≤</m:t>
          </m:r>
          <m:sSup>
            <m:sSupPr>
              <m:ctrlPr>
                <w:rPr>
                  <w:rFonts w:hint="eastAsia" w:ascii="Cambria Math" w:hAnsi="Cambria Math" w:eastAsia="宋体" w:cs="宋体"/>
                </w:rPr>
              </m:ctrlPr>
            </m:sSupPr>
            <m:e>
              <m:r>
                <m:rPr/>
                <w:rPr>
                  <w:rFonts w:hint="eastAsia" w:ascii="Cambria Math" w:hAnsi="Cambria Math" w:eastAsia="宋体" w:cs="宋体"/>
                </w:rPr>
                <m:t>b</m:t>
              </m:r>
              <m:ctrlPr>
                <w:rPr>
                  <w:rFonts w:hint="eastAsia" w:ascii="Cambria Math" w:hAnsi="Cambria Math" w:eastAsia="宋体" w:cs="宋体"/>
                </w:rPr>
              </m:ctrlPr>
            </m:e>
            <m:sup>
              <m:r>
                <m:rPr>
                  <m:sty m:val="p"/>
                </m:rPr>
                <w:rPr>
                  <w:rFonts w:hint="eastAsia" w:ascii="Cambria Math" w:hAnsi="Cambria Math" w:eastAsia="宋体" w:cs="宋体"/>
                </w:rPr>
                <m:t>'</m:t>
              </m:r>
              <m:ctrlPr>
                <w:rPr>
                  <w:rFonts w:hint="eastAsia" w:ascii="Cambria Math" w:hAnsi="Cambria Math" w:eastAsia="宋体" w:cs="宋体"/>
                </w:rPr>
              </m:ctrlPr>
            </m:sup>
          </m:sSup>
        </m:oMath>
      </m:oMathPara>
    </w:p>
    <w:p w14:paraId="41E42A6A">
      <w:pPr>
        <w:pStyle w:val="3"/>
        <w:rPr>
          <w:rFonts w:ascii="宋体" w:hAnsi="宋体" w:eastAsia="宋体" w:cs="宋体"/>
        </w:rPr>
      </w:pPr>
      <m:oMathPara>
        <m:oMath>
          <m:r>
            <m:rPr/>
            <w:rPr>
              <w:rFonts w:hint="eastAsia" w:ascii="Cambria Math" w:hAnsi="Cambria Math" w:eastAsia="宋体" w:cs="宋体"/>
            </w:rPr>
            <m:t> x</m:t>
          </m:r>
          <m:r>
            <m:rPr>
              <m:sty m:val="p"/>
            </m:rPr>
            <w:rPr>
              <w:rFonts w:hint="eastAsia" w:ascii="Cambria Math" w:hAnsi="Cambria Math" w:eastAsia="宋体" w:cs="宋体"/>
            </w:rPr>
            <m:t>∈{</m:t>
          </m:r>
          <m:r>
            <m:rPr/>
            <w:rPr>
              <w:rFonts w:hint="eastAsia" w:ascii="Cambria Math" w:hAnsi="Cambria Math" w:eastAsia="宋体" w:cs="宋体"/>
            </w:rPr>
            <m:t>0</m:t>
          </m:r>
          <m:r>
            <m:rPr>
              <m:sty m:val="p"/>
            </m:rPr>
            <w:rPr>
              <w:rFonts w:hint="eastAsia" w:ascii="Cambria Math" w:hAnsi="Cambria Math" w:eastAsia="宋体" w:cs="宋体"/>
            </w:rPr>
            <m:t>,</m:t>
          </m:r>
          <m:r>
            <m:rPr/>
            <w:rPr>
              <w:rFonts w:hint="eastAsia" w:ascii="Cambria Math" w:hAnsi="Cambria Math" w:eastAsia="宋体" w:cs="宋体"/>
            </w:rPr>
            <m:t>1</m:t>
          </m:r>
          <m:sSup>
            <m:sSupPr>
              <m:ctrlPr>
                <w:rPr>
                  <w:rFonts w:hint="eastAsia" w:ascii="Cambria Math" w:hAnsi="Cambria Math" w:eastAsia="宋体" w:cs="宋体"/>
                </w:rPr>
              </m:ctrlPr>
            </m:sSupPr>
            <m:e>
              <m:r>
                <m:rPr>
                  <m:sty m:val="p"/>
                </m:rPr>
                <w:rPr>
                  <w:rFonts w:hint="eastAsia" w:ascii="Cambria Math" w:hAnsi="Cambria Math" w:eastAsia="宋体" w:cs="宋体"/>
                </w:rPr>
                <m:t>}</m:t>
              </m:r>
              <m:ctrlPr>
                <w:rPr>
                  <w:rFonts w:hint="eastAsia" w:ascii="Cambria Math" w:hAnsi="Cambria Math" w:eastAsia="宋体" w:cs="宋体"/>
                </w:rPr>
              </m:ctrlPr>
            </m:e>
            <m:sup>
              <m:r>
                <m:rPr/>
                <w:rPr>
                  <w:rFonts w:hint="eastAsia" w:ascii="Cambria Math" w:hAnsi="Cambria Math" w:eastAsia="宋体" w:cs="宋体"/>
                </w:rPr>
                <m:t>n</m:t>
              </m:r>
              <m:ctrlPr>
                <w:rPr>
                  <w:rFonts w:hint="eastAsia" w:ascii="Cambria Math" w:hAnsi="Cambria Math" w:eastAsia="宋体" w:cs="宋体"/>
                </w:rPr>
              </m:ctrlPr>
            </m:sup>
          </m:sSup>
        </m:oMath>
      </m:oMathPara>
    </w:p>
    <w:p w14:paraId="7429ECDF">
      <w:pPr>
        <w:pStyle w:val="3"/>
        <w:rPr>
          <w:ins w:id="0" w:author="高翔 唐" w:date="2026-05-01T20:42:00Z"/>
        </w:rPr>
      </w:pPr>
      <m:oMathPara>
        <m:oMath>
          <w:ins w:id="1" w:author="高翔 唐" w:date="2026-05-01T20:42:00Z">
            <m:r>
              <m:rPr/>
              <w:rPr>
                <w:rFonts w:ascii="Cambria Math" w:hAnsi="Cambria Math"/>
              </w:rPr>
              <m:t>y</m:t>
            </m:r>
          </w:ins>
          <w:ins w:id="2" w:author="高翔 唐" w:date="2026-05-01T20:42:00Z">
            <m:r>
              <m:rPr>
                <m:sty m:val="p"/>
              </m:rPr>
              <w:rPr>
                <w:rFonts w:ascii="Cambria Math" w:hAnsi="Cambria Math"/>
              </w:rPr>
              <m:t>∈</m:t>
            </m:r>
          </w:ins>
          <m:sSubSup>
            <m:sSubSupPr>
              <m:ctrlPr>
                <w:ins w:id="3" w:author="高翔 唐" w:date="2026-05-01T20:42:00Z">
                  <w:rPr>
                    <w:rFonts w:ascii="Cambria Math" w:hAnsi="Cambria Math"/>
                  </w:rPr>
                </w:ins>
              </m:ctrlPr>
            </m:sSubSupPr>
            <m:e>
              <w:ins w:id="4" w:author="高翔 唐" w:date="2026-05-01T20:42:00Z">
                <m:r>
                  <m:rPr>
                    <m:sty m:val="p"/>
                    <m:scr m:val="double-struck"/>
                  </m:rPr>
                  <w:rPr>
                    <w:rFonts w:ascii="Cambria Math" w:hAnsi="Cambria Math"/>
                  </w:rPr>
                  <m:t>ℝ</m:t>
                </m:r>
              </w:ins>
              <m:ctrlPr>
                <w:ins w:id="5" w:author="高翔 唐" w:date="2026-05-01T20:42:00Z">
                  <w:rPr>
                    <w:rFonts w:ascii="Cambria Math" w:hAnsi="Cambria Math"/>
                  </w:rPr>
                </w:ins>
              </m:ctrlPr>
            </m:e>
            <m:sub>
              <w:ins w:id="6" w:author="高翔 唐" w:date="2026-05-01T20:42:00Z">
                <m:r>
                  <m:rPr>
                    <m:sty m:val="p"/>
                  </m:rPr>
                  <w:rPr>
                    <w:rFonts w:ascii="Cambria Math" w:hAnsi="Cambria Math"/>
                  </w:rPr>
                  <m:t>+</m:t>
                </m:r>
              </w:ins>
              <m:ctrlPr>
                <w:ins w:id="7" w:author="高翔 唐" w:date="2026-05-01T20:42:00Z">
                  <w:rPr>
                    <w:rFonts w:ascii="Cambria Math" w:hAnsi="Cambria Math"/>
                  </w:rPr>
                </w:ins>
              </m:ctrlPr>
            </m:sub>
            <m:sup>
              <w:ins w:id="8" w:author="高翔 唐" w:date="2026-05-01T20:42:00Z">
                <m:r>
                  <m:rPr/>
                  <w:rPr>
                    <w:rFonts w:ascii="Cambria Math" w:hAnsi="Cambria Math"/>
                  </w:rPr>
                  <m:t>p</m:t>
                </m:r>
              </w:ins>
              <m:ctrlPr>
                <w:ins w:id="9" w:author="高翔 唐" w:date="2026-05-01T20:42:00Z">
                  <w:rPr>
                    <w:rFonts w:ascii="Cambria Math" w:hAnsi="Cambria Math"/>
                  </w:rPr>
                </w:ins>
              </m:ctrlPr>
            </m:sup>
          </m:sSubSup>
        </m:oMath>
      </m:oMathPara>
    </w:p>
    <w:p w14:paraId="3FE0F3C0">
      <w:pPr>
        <w:pStyle w:val="3"/>
        <w:rPr>
          <w:rFonts w:ascii="宋体" w:hAnsi="宋体" w:eastAsia="宋体" w:cs="宋体"/>
        </w:rPr>
      </w:pPr>
      <w:r>
        <w:rPr>
          <w:rFonts w:hint="eastAsia" w:ascii="宋体" w:hAnsi="宋体" w:eastAsia="宋体" w:cs="宋体"/>
        </w:rPr>
        <w:t>其中，</w:t>
      </w:r>
      <m:oMath>
        <m:r>
          <m:rPr/>
          <w:rPr>
            <w:rFonts w:hint="eastAsia" w:ascii="Cambria Math" w:hAnsi="Cambria Math" w:eastAsia="宋体" w:cs="宋体"/>
          </w:rPr>
          <m:t>x</m:t>
        </m:r>
      </m:oMath>
      <w:r>
        <w:rPr>
          <w:rFonts w:hint="eastAsia" w:ascii="宋体" w:hAnsi="宋体" w:eastAsia="宋体" w:cs="宋体"/>
        </w:rPr>
        <w:t xml:space="preserve"> 为离散二元变量向量，</w:t>
      </w:r>
      <m:oMath>
        <m:r>
          <m:rPr/>
          <w:rPr>
            <w:rFonts w:hint="eastAsia" w:ascii="Cambria Math" w:hAnsi="Cambria Math" w:eastAsia="宋体" w:cs="宋体"/>
          </w:rPr>
          <m:t>y</m:t>
        </m:r>
      </m:oMath>
      <w:r>
        <w:rPr>
          <w:rFonts w:hint="eastAsia" w:ascii="宋体" w:hAnsi="宋体" w:eastAsia="宋体" w:cs="宋体"/>
        </w:rPr>
        <w:t xml:space="preserve"> 为</w:t>
      </w:r>
      <w:ins w:id="10" w:author="高翔 唐" w:date="2026-05-01T20:40:00Z">
        <w:r>
          <w:rPr>
            <w:rFonts w:hint="eastAsia" w:ascii="宋体" w:hAnsi="宋体" w:eastAsia="宋体" w:cs="宋体"/>
          </w:rPr>
          <w:t>非负</w:t>
        </w:r>
      </w:ins>
      <w:r>
        <w:rPr>
          <w:rFonts w:hint="eastAsia" w:ascii="宋体" w:hAnsi="宋体" w:eastAsia="宋体" w:cs="宋体"/>
        </w:rPr>
        <w:t>连续变量向量。</w:t>
      </w:r>
    </w:p>
    <w:bookmarkEnd w:id="2"/>
    <w:p w14:paraId="33F3ED8F">
      <w:pPr>
        <w:rPr>
          <w:rFonts w:ascii="宋体" w:hAnsi="宋体" w:eastAsia="宋体" w:cs="宋体"/>
        </w:rPr>
      </w:pPr>
      <w:bookmarkStart w:id="3" w:name="header-n16"/>
      <w:r>
        <w:rPr>
          <w:rFonts w:hint="eastAsia" w:ascii="宋体" w:hAnsi="宋体" w:eastAsia="宋体" w:cs="宋体"/>
        </w:rPr>
        <w:t>上述混合整数优化问题属于 NP-hard 问题，而量子计算为其提供了有效的突破思路。尽管较为成熟的量子退火以及 QAOA 等算法能够高效解决二进制二次型无约束优化问题（QUBO），但在处理连续变量和复杂约束条件时存在局限性。在在本次比赛中，选手将会遇到多个混合变量优化问题，选手需要在规定时间内完成对应的量子算法设计和程序编写，在比赛结束前1个小时将会收到测试集文件，选手需要在规定时间内，利用所开发的量子算法完成测试集的求解，并把结果</w:t>
      </w:r>
      <w:bookmarkStart w:id="14" w:name="_GoBack"/>
      <w:bookmarkEnd w:id="14"/>
      <w:r>
        <w:rPr>
          <w:rFonts w:hint="eastAsia" w:ascii="宋体" w:hAnsi="宋体" w:eastAsia="宋体" w:cs="宋体"/>
        </w:rPr>
        <w:t>编写到算法说明文档（Paper）中。</w:t>
      </w:r>
    </w:p>
    <w:bookmarkEnd w:id="3"/>
    <w:p w14:paraId="2FED5480">
      <w:pPr>
        <w:pStyle w:val="4"/>
        <w:rPr>
          <w:rFonts w:ascii="宋体" w:hAnsi="宋体" w:eastAsia="宋体" w:cs="宋体"/>
        </w:rPr>
      </w:pPr>
      <w:bookmarkStart w:id="4" w:name="header-n24"/>
      <w:r>
        <w:rPr>
          <w:rFonts w:hint="eastAsia" w:ascii="宋体" w:hAnsi="宋体" w:eastAsia="宋体" w:cs="宋体"/>
        </w:rPr>
        <w:t>三、 数据集说明</w:t>
      </w:r>
    </w:p>
    <w:p w14:paraId="3ECF8C44">
      <w:pPr>
        <w:rPr>
          <w:rFonts w:ascii="宋体" w:hAnsi="宋体" w:eastAsia="宋体" w:cs="宋体"/>
        </w:rPr>
      </w:pPr>
      <w:r>
        <w:rPr>
          <w:rFonts w:hint="eastAsia" w:ascii="宋体" w:hAnsi="宋体" w:eastAsia="宋体" w:cs="宋体"/>
        </w:rPr>
        <w:t xml:space="preserve">本次竞赛的数据集以 </w:t>
      </w:r>
      <w:r>
        <w:rPr>
          <w:rStyle w:val="53"/>
          <w:rFonts w:hint="eastAsia" w:ascii="宋体" w:hAnsi="宋体" w:eastAsia="宋体" w:cs="宋体"/>
        </w:rPr>
        <w:t>.npz</w:t>
      </w:r>
      <w:r>
        <w:rPr>
          <w:rFonts w:hint="eastAsia" w:ascii="宋体" w:hAnsi="宋体" w:eastAsia="宋体" w:cs="宋体"/>
        </w:rPr>
        <w:t>（NumPy 压缩数组）格式提供，共包含</w:t>
      </w:r>
      <w:r>
        <w:rPr>
          <w:rFonts w:ascii="宋体" w:hAnsi="宋体" w:eastAsia="宋体" w:cs="宋体"/>
        </w:rPr>
        <w:t>2</w:t>
      </w:r>
      <w:r>
        <w:rPr>
          <w:rFonts w:hint="eastAsia" w:ascii="宋体" w:hAnsi="宋体" w:eastAsia="宋体" w:cs="宋体"/>
        </w:rPr>
        <w:t xml:space="preserve">个样例数据和 </w:t>
      </w:r>
      <w:r>
        <w:rPr>
          <w:rFonts w:ascii="宋体" w:hAnsi="宋体" w:eastAsia="宋体" w:cs="宋体"/>
        </w:rPr>
        <w:t xml:space="preserve">5 </w:t>
      </w:r>
      <w:r>
        <w:rPr>
          <w:rFonts w:hint="eastAsia" w:ascii="宋体" w:hAnsi="宋体" w:eastAsia="宋体" w:cs="宋体"/>
        </w:rPr>
        <w:t>个测试数据。测试数据的问题规模依次递增，旨在帮助选手从全量子模拟逐步过渡到需要深度优化 subQUBO 策略的大规模问题。</w:t>
      </w:r>
      <w:r>
        <w:rPr>
          <w:rFonts w:hint="eastAsia" w:ascii="宋体" w:hAnsi="宋体" w:eastAsia="宋体" w:cs="宋体"/>
          <w:b/>
          <w:bCs/>
        </w:rPr>
        <w:t>所有选手将会在比赛开始时候收到2个样例数据，在比赛结束前将会收到其它测试集数据文件，选手需要在三个小时内完成其它测试集问题的计算，并且将结果编写到算法说明文档中</w:t>
      </w:r>
      <w:r>
        <w:rPr>
          <w:rFonts w:hint="eastAsia" w:ascii="宋体" w:hAnsi="宋体" w:eastAsia="宋体" w:cs="宋体"/>
        </w:rPr>
        <w:t>。</w:t>
      </w:r>
    </w:p>
    <w:p w14:paraId="3B44D768">
      <w:pPr>
        <w:pStyle w:val="5"/>
        <w:numPr>
          <w:ilvl w:val="0"/>
          <w:numId w:val="1"/>
        </w:numPr>
        <w:rPr>
          <w:rFonts w:ascii="宋体" w:hAnsi="宋体" w:eastAsia="宋体" w:cs="宋体"/>
        </w:rPr>
      </w:pPr>
      <w:bookmarkStart w:id="5" w:name="header-n26"/>
      <w:r>
        <w:rPr>
          <w:rFonts w:hint="eastAsia" w:ascii="宋体" w:hAnsi="宋体" w:eastAsia="宋体" w:cs="宋体"/>
        </w:rPr>
        <w:t>文件规模详情</w:t>
      </w:r>
    </w:p>
    <w:tbl>
      <w:tblPr>
        <w:tblStyle w:val="46"/>
        <w:tblW w:w="0" w:type="auto"/>
        <w:tblInd w:w="0" w:type="dxa"/>
        <w:tblLayout w:type="autofit"/>
        <w:tblCellMar>
          <w:top w:w="0" w:type="dxa"/>
          <w:left w:w="108" w:type="dxa"/>
          <w:bottom w:w="0" w:type="dxa"/>
          <w:right w:w="108" w:type="dxa"/>
        </w:tblCellMar>
      </w:tblPr>
      <w:tblGrid>
        <w:gridCol w:w="2273"/>
        <w:gridCol w:w="801"/>
        <w:gridCol w:w="715"/>
        <w:gridCol w:w="820"/>
        <w:gridCol w:w="888"/>
        <w:gridCol w:w="3359"/>
      </w:tblGrid>
      <w:tr w14:paraId="657DACF6">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7CA5D837">
            <w:pPr>
              <w:pStyle w:val="29"/>
            </w:pPr>
            <w:r>
              <w:rPr>
                <w:rFonts w:hint="eastAsia"/>
                <w:b/>
                <w:bCs/>
              </w:rPr>
              <w:t>文件名</w:t>
            </w:r>
          </w:p>
        </w:tc>
        <w:tc>
          <w:tcPr>
            <w:tcW w:w="0" w:type="auto"/>
            <w:tcBorders>
              <w:bottom w:val="single" w:color="auto" w:sz="0" w:space="0"/>
              <w:insideH w:val="single" w:sz="0" w:space="0"/>
            </w:tcBorders>
            <w:vAlign w:val="bottom"/>
          </w:tcPr>
          <w:p w14:paraId="0164A70D">
            <w:pPr>
              <w:pStyle w:val="29"/>
            </w:pPr>
            <w:r>
              <w:rPr>
                <w:rFonts w:hint="eastAsia"/>
                <w:b/>
                <w:bCs/>
              </w:rPr>
              <w:t>二元变量</w:t>
            </w:r>
            <w:r>
              <w:rPr>
                <w:b/>
                <w:bCs/>
              </w:rPr>
              <w:t xml:space="preserve"> n</w:t>
            </w:r>
          </w:p>
        </w:tc>
        <w:tc>
          <w:tcPr>
            <w:tcW w:w="0" w:type="auto"/>
            <w:tcBorders>
              <w:bottom w:val="single" w:color="auto" w:sz="0" w:space="0"/>
              <w:insideH w:val="single" w:sz="0" w:space="0"/>
            </w:tcBorders>
            <w:vAlign w:val="bottom"/>
          </w:tcPr>
          <w:p w14:paraId="0D6954F3">
            <w:pPr>
              <w:pStyle w:val="29"/>
            </w:pPr>
            <w:r>
              <w:rPr>
                <w:rFonts w:hint="eastAsia"/>
                <w:b/>
                <w:bCs/>
              </w:rPr>
              <w:t>连续变量</w:t>
            </w:r>
            <w:r>
              <w:rPr>
                <w:b/>
                <w:bCs/>
              </w:rPr>
              <w:t xml:space="preserve"> p</w:t>
            </w:r>
          </w:p>
        </w:tc>
        <w:tc>
          <w:tcPr>
            <w:tcW w:w="0" w:type="auto"/>
            <w:tcBorders>
              <w:bottom w:val="single" w:color="auto" w:sz="0" w:space="0"/>
              <w:insideH w:val="single" w:sz="0" w:space="0"/>
            </w:tcBorders>
            <w:vAlign w:val="bottom"/>
          </w:tcPr>
          <w:p w14:paraId="1CEC9CBD">
            <w:pPr>
              <w:pStyle w:val="29"/>
            </w:pPr>
            <w:r>
              <w:rPr>
                <w:rFonts w:hint="eastAsia"/>
                <w:b/>
                <w:bCs/>
              </w:rPr>
              <w:t>混合约束</w:t>
            </w:r>
            <w:r>
              <w:rPr>
                <w:b/>
                <w:bCs/>
              </w:rPr>
              <w:t xml:space="preserve"> m1</w:t>
            </w:r>
          </w:p>
        </w:tc>
        <w:tc>
          <w:tcPr>
            <w:tcW w:w="0" w:type="auto"/>
            <w:tcBorders>
              <w:bottom w:val="single" w:color="auto" w:sz="0" w:space="0"/>
              <w:insideH w:val="single" w:sz="0" w:space="0"/>
            </w:tcBorders>
            <w:vAlign w:val="bottom"/>
          </w:tcPr>
          <w:p w14:paraId="3C45AEF4">
            <w:pPr>
              <w:pStyle w:val="29"/>
            </w:pPr>
            <w:r>
              <w:rPr>
                <w:rFonts w:hint="eastAsia"/>
                <w:b/>
                <w:bCs/>
              </w:rPr>
              <w:t>纯二元约束</w:t>
            </w:r>
            <w:r>
              <w:rPr>
                <w:b/>
                <w:bCs/>
              </w:rPr>
              <w:t xml:space="preserve"> m2</w:t>
            </w:r>
          </w:p>
        </w:tc>
        <w:tc>
          <w:tcPr>
            <w:tcW w:w="0" w:type="auto"/>
            <w:tcBorders>
              <w:bottom w:val="single" w:color="auto" w:sz="0" w:space="0"/>
              <w:insideH w:val="single" w:sz="0" w:space="0"/>
            </w:tcBorders>
            <w:vAlign w:val="bottom"/>
          </w:tcPr>
          <w:p w14:paraId="58558FE2">
            <w:pPr>
              <w:pStyle w:val="29"/>
            </w:pPr>
            <w:r>
              <w:rPr>
                <w:rFonts w:hint="eastAsia"/>
                <w:b/>
                <w:bCs/>
              </w:rPr>
              <w:t>预期挑战重点</w:t>
            </w:r>
          </w:p>
        </w:tc>
      </w:tr>
      <w:tr w14:paraId="7126CF19">
        <w:tblPrEx>
          <w:tblCellMar>
            <w:top w:w="0" w:type="dxa"/>
            <w:left w:w="108" w:type="dxa"/>
            <w:bottom w:w="0" w:type="dxa"/>
            <w:right w:w="108" w:type="dxa"/>
          </w:tblCellMar>
        </w:tblPrEx>
        <w:tc>
          <w:tcPr>
            <w:tcW w:w="0" w:type="auto"/>
          </w:tcPr>
          <w:p w14:paraId="21614DBC">
            <w:pPr>
              <w:pStyle w:val="29"/>
            </w:pPr>
            <w:r>
              <w:rPr>
                <w:rStyle w:val="53"/>
              </w:rPr>
              <w:t>miqp_sample_A.npz</w:t>
            </w:r>
          </w:p>
        </w:tc>
        <w:tc>
          <w:tcPr>
            <w:tcW w:w="0" w:type="auto"/>
          </w:tcPr>
          <w:p w14:paraId="2CEFDC25">
            <w:pPr>
              <w:pStyle w:val="29"/>
            </w:pPr>
            <w:r>
              <w:t>15</w:t>
            </w:r>
          </w:p>
        </w:tc>
        <w:tc>
          <w:tcPr>
            <w:tcW w:w="0" w:type="auto"/>
          </w:tcPr>
          <w:p w14:paraId="08DD4FC9">
            <w:pPr>
              <w:pStyle w:val="29"/>
            </w:pPr>
            <w:r>
              <w:t>5</w:t>
            </w:r>
          </w:p>
        </w:tc>
        <w:tc>
          <w:tcPr>
            <w:tcW w:w="0" w:type="auto"/>
          </w:tcPr>
          <w:p w14:paraId="2D4A8B6B">
            <w:pPr>
              <w:pStyle w:val="29"/>
            </w:pPr>
            <w:r>
              <w:t>5</w:t>
            </w:r>
          </w:p>
        </w:tc>
        <w:tc>
          <w:tcPr>
            <w:tcW w:w="0" w:type="auto"/>
          </w:tcPr>
          <w:p w14:paraId="1FD34098">
            <w:pPr>
              <w:pStyle w:val="29"/>
            </w:pPr>
            <w:r>
              <w:t>1</w:t>
            </w:r>
          </w:p>
        </w:tc>
        <w:tc>
          <w:tcPr>
            <w:tcW w:w="0" w:type="auto"/>
          </w:tcPr>
          <w:p w14:paraId="0661CDF4">
            <w:pPr>
              <w:pStyle w:val="29"/>
            </w:pPr>
            <w:r>
              <w:rPr>
                <w:rFonts w:hint="eastAsia"/>
              </w:rPr>
              <w:t>转化后的</w:t>
            </w:r>
            <w:r>
              <w:t xml:space="preserve"> QUBO </w:t>
            </w:r>
            <w:r>
              <w:rPr>
                <w:rFonts w:hint="eastAsia"/>
              </w:rPr>
              <w:t>有望直接在</w:t>
            </w:r>
            <w:r>
              <w:t xml:space="preserve"> 20 </w:t>
            </w:r>
            <w:r>
              <w:rPr>
                <w:rFonts w:hint="eastAsia"/>
              </w:rPr>
              <w:t>比特内求解，重点验证</w:t>
            </w:r>
            <w:r>
              <w:t xml:space="preserve"> Benders </w:t>
            </w:r>
            <w:r>
              <w:rPr>
                <w:rFonts w:hint="eastAsia"/>
              </w:rPr>
              <w:t>迭代的数学正确性。</w:t>
            </w:r>
          </w:p>
        </w:tc>
      </w:tr>
      <w:tr w14:paraId="69996D97">
        <w:tblPrEx>
          <w:tblCellMar>
            <w:top w:w="0" w:type="dxa"/>
            <w:left w:w="108" w:type="dxa"/>
            <w:bottom w:w="0" w:type="dxa"/>
            <w:right w:w="108" w:type="dxa"/>
          </w:tblCellMar>
        </w:tblPrEx>
        <w:tc>
          <w:tcPr>
            <w:tcW w:w="0" w:type="auto"/>
          </w:tcPr>
          <w:p w14:paraId="78E3DA87">
            <w:pPr>
              <w:pStyle w:val="29"/>
            </w:pPr>
            <w:r>
              <w:rPr>
                <w:rStyle w:val="53"/>
              </w:rPr>
              <w:t>miqp_sample_B.npz</w:t>
            </w:r>
          </w:p>
        </w:tc>
        <w:tc>
          <w:tcPr>
            <w:tcW w:w="0" w:type="auto"/>
          </w:tcPr>
          <w:p w14:paraId="58437556">
            <w:pPr>
              <w:pStyle w:val="29"/>
            </w:pPr>
            <w:r>
              <w:t>80</w:t>
            </w:r>
          </w:p>
        </w:tc>
        <w:tc>
          <w:tcPr>
            <w:tcW w:w="0" w:type="auto"/>
          </w:tcPr>
          <w:p w14:paraId="2EF94DAB">
            <w:pPr>
              <w:pStyle w:val="29"/>
            </w:pPr>
            <w:r>
              <w:t>20</w:t>
            </w:r>
          </w:p>
        </w:tc>
        <w:tc>
          <w:tcPr>
            <w:tcW w:w="0" w:type="auto"/>
          </w:tcPr>
          <w:p w14:paraId="2D256267">
            <w:pPr>
              <w:pStyle w:val="29"/>
            </w:pPr>
            <w:r>
              <w:t>20</w:t>
            </w:r>
          </w:p>
        </w:tc>
        <w:tc>
          <w:tcPr>
            <w:tcW w:w="0" w:type="auto"/>
          </w:tcPr>
          <w:p w14:paraId="0E3CD5A0">
            <w:pPr>
              <w:pStyle w:val="29"/>
            </w:pPr>
            <w:r>
              <w:t>4</w:t>
            </w:r>
          </w:p>
        </w:tc>
        <w:tc>
          <w:tcPr>
            <w:tcW w:w="0" w:type="auto"/>
          </w:tcPr>
          <w:p w14:paraId="4EDC042F">
            <w:pPr>
              <w:pStyle w:val="29"/>
            </w:pPr>
            <w:r>
              <w:rPr>
                <w:rFonts w:hint="eastAsia"/>
              </w:rPr>
              <w:t>分块效率测试，随机划分</w:t>
            </w:r>
            <w:r>
              <w:t xml:space="preserve"> subQUBO </w:t>
            </w:r>
            <w:r>
              <w:rPr>
                <w:rFonts w:hint="eastAsia"/>
              </w:rPr>
              <w:t>可能会导致收敛极慢。</w:t>
            </w:r>
          </w:p>
        </w:tc>
      </w:tr>
      <w:tr w14:paraId="354D95AD">
        <w:tblPrEx>
          <w:tblCellMar>
            <w:top w:w="0" w:type="dxa"/>
            <w:left w:w="108" w:type="dxa"/>
            <w:bottom w:w="0" w:type="dxa"/>
            <w:right w:w="108" w:type="dxa"/>
          </w:tblCellMar>
        </w:tblPrEx>
        <w:tc>
          <w:tcPr>
            <w:tcW w:w="0" w:type="auto"/>
          </w:tcPr>
          <w:p w14:paraId="3E0E36FC">
            <w:pPr>
              <w:pStyle w:val="29"/>
            </w:pPr>
            <w:r>
              <w:rPr>
                <w:rStyle w:val="53"/>
              </w:rPr>
              <w:t>miqp_test_1.npz</w:t>
            </w:r>
          </w:p>
        </w:tc>
        <w:tc>
          <w:tcPr>
            <w:tcW w:w="0" w:type="auto"/>
          </w:tcPr>
          <w:p w14:paraId="4260486C">
            <w:pPr>
              <w:pStyle w:val="29"/>
            </w:pPr>
            <w:r>
              <w:t>15</w:t>
            </w:r>
          </w:p>
        </w:tc>
        <w:tc>
          <w:tcPr>
            <w:tcW w:w="0" w:type="auto"/>
          </w:tcPr>
          <w:p w14:paraId="02C74023">
            <w:pPr>
              <w:pStyle w:val="29"/>
            </w:pPr>
            <w:r>
              <w:t>5</w:t>
            </w:r>
          </w:p>
        </w:tc>
        <w:tc>
          <w:tcPr>
            <w:tcW w:w="0" w:type="auto"/>
          </w:tcPr>
          <w:p w14:paraId="30F43D95">
            <w:pPr>
              <w:pStyle w:val="29"/>
            </w:pPr>
            <w:r>
              <w:t>5</w:t>
            </w:r>
          </w:p>
        </w:tc>
        <w:tc>
          <w:tcPr>
            <w:tcW w:w="0" w:type="auto"/>
          </w:tcPr>
          <w:p w14:paraId="24EB3FD2">
            <w:pPr>
              <w:pStyle w:val="29"/>
            </w:pPr>
            <w:r>
              <w:t>1</w:t>
            </w:r>
          </w:p>
        </w:tc>
        <w:tc>
          <w:tcPr>
            <w:tcW w:w="0" w:type="auto"/>
          </w:tcPr>
          <w:p w14:paraId="6FFC18BA">
            <w:pPr>
              <w:pStyle w:val="29"/>
            </w:pPr>
            <w:r>
              <w:rPr>
                <w:rFonts w:hint="eastAsia"/>
              </w:rPr>
              <w:t>转化后的</w:t>
            </w:r>
            <w:r>
              <w:t xml:space="preserve"> QUBO </w:t>
            </w:r>
            <w:r>
              <w:rPr>
                <w:rFonts w:hint="eastAsia"/>
              </w:rPr>
              <w:t>有望直接在</w:t>
            </w:r>
            <w:r>
              <w:t xml:space="preserve"> 20 </w:t>
            </w:r>
            <w:r>
              <w:rPr>
                <w:rFonts w:hint="eastAsia"/>
              </w:rPr>
              <w:t>比特内求解，重点验证</w:t>
            </w:r>
            <w:r>
              <w:t xml:space="preserve"> Benders </w:t>
            </w:r>
            <w:r>
              <w:rPr>
                <w:rFonts w:hint="eastAsia"/>
              </w:rPr>
              <w:t>迭代的数学正确性。</w:t>
            </w:r>
          </w:p>
        </w:tc>
      </w:tr>
      <w:tr w14:paraId="73501379">
        <w:tblPrEx>
          <w:tblCellMar>
            <w:top w:w="0" w:type="dxa"/>
            <w:left w:w="108" w:type="dxa"/>
            <w:bottom w:w="0" w:type="dxa"/>
            <w:right w:w="108" w:type="dxa"/>
          </w:tblCellMar>
        </w:tblPrEx>
        <w:tc>
          <w:tcPr>
            <w:tcW w:w="0" w:type="auto"/>
          </w:tcPr>
          <w:p w14:paraId="7C73DC4B">
            <w:pPr>
              <w:pStyle w:val="29"/>
            </w:pPr>
            <w:r>
              <w:rPr>
                <w:rStyle w:val="53"/>
              </w:rPr>
              <w:t>miqp_test_2.npz</w:t>
            </w:r>
          </w:p>
        </w:tc>
        <w:tc>
          <w:tcPr>
            <w:tcW w:w="0" w:type="auto"/>
          </w:tcPr>
          <w:p w14:paraId="03D73045">
            <w:pPr>
              <w:pStyle w:val="29"/>
            </w:pPr>
            <w:r>
              <w:t>40</w:t>
            </w:r>
          </w:p>
        </w:tc>
        <w:tc>
          <w:tcPr>
            <w:tcW w:w="0" w:type="auto"/>
          </w:tcPr>
          <w:p w14:paraId="716386D4">
            <w:pPr>
              <w:pStyle w:val="29"/>
            </w:pPr>
            <w:r>
              <w:t>10</w:t>
            </w:r>
          </w:p>
        </w:tc>
        <w:tc>
          <w:tcPr>
            <w:tcW w:w="0" w:type="auto"/>
          </w:tcPr>
          <w:p w14:paraId="123862F6">
            <w:pPr>
              <w:pStyle w:val="29"/>
            </w:pPr>
            <w:r>
              <w:t>10</w:t>
            </w:r>
          </w:p>
        </w:tc>
        <w:tc>
          <w:tcPr>
            <w:tcW w:w="0" w:type="auto"/>
          </w:tcPr>
          <w:p w14:paraId="1839393B">
            <w:pPr>
              <w:pStyle w:val="29"/>
            </w:pPr>
            <w:r>
              <w:t>2</w:t>
            </w:r>
          </w:p>
        </w:tc>
        <w:tc>
          <w:tcPr>
            <w:tcW w:w="0" w:type="auto"/>
          </w:tcPr>
          <w:p w14:paraId="6655594F">
            <w:pPr>
              <w:pStyle w:val="29"/>
            </w:pPr>
            <w:r>
              <w:rPr>
                <w:rFonts w:hint="eastAsia"/>
              </w:rPr>
              <w:t>必须启用</w:t>
            </w:r>
            <w:r>
              <w:t xml:space="preserve"> subQUBO </w:t>
            </w:r>
            <w:r>
              <w:rPr>
                <w:rFonts w:hint="eastAsia"/>
              </w:rPr>
              <w:t>分块，重点验证分块与拼接逻辑的正确性。</w:t>
            </w:r>
          </w:p>
        </w:tc>
      </w:tr>
      <w:tr w14:paraId="6999DB6C">
        <w:tblPrEx>
          <w:tblCellMar>
            <w:top w:w="0" w:type="dxa"/>
            <w:left w:w="108" w:type="dxa"/>
            <w:bottom w:w="0" w:type="dxa"/>
            <w:right w:w="108" w:type="dxa"/>
          </w:tblCellMar>
        </w:tblPrEx>
        <w:tc>
          <w:tcPr>
            <w:tcW w:w="0" w:type="auto"/>
          </w:tcPr>
          <w:p w14:paraId="6207F8C0">
            <w:pPr>
              <w:pStyle w:val="29"/>
            </w:pPr>
            <w:r>
              <w:rPr>
                <w:rStyle w:val="53"/>
              </w:rPr>
              <w:t>miqp_test_3.npz</w:t>
            </w:r>
          </w:p>
        </w:tc>
        <w:tc>
          <w:tcPr>
            <w:tcW w:w="0" w:type="auto"/>
          </w:tcPr>
          <w:p w14:paraId="66DEB7E3">
            <w:pPr>
              <w:pStyle w:val="29"/>
            </w:pPr>
            <w:r>
              <w:t>80</w:t>
            </w:r>
          </w:p>
        </w:tc>
        <w:tc>
          <w:tcPr>
            <w:tcW w:w="0" w:type="auto"/>
          </w:tcPr>
          <w:p w14:paraId="09416D03">
            <w:pPr>
              <w:pStyle w:val="29"/>
            </w:pPr>
            <w:r>
              <w:t>20</w:t>
            </w:r>
          </w:p>
        </w:tc>
        <w:tc>
          <w:tcPr>
            <w:tcW w:w="0" w:type="auto"/>
          </w:tcPr>
          <w:p w14:paraId="2DFFD4FF">
            <w:pPr>
              <w:pStyle w:val="29"/>
            </w:pPr>
            <w:r>
              <w:t>20</w:t>
            </w:r>
          </w:p>
        </w:tc>
        <w:tc>
          <w:tcPr>
            <w:tcW w:w="0" w:type="auto"/>
          </w:tcPr>
          <w:p w14:paraId="4A9B0A5C">
            <w:pPr>
              <w:pStyle w:val="29"/>
            </w:pPr>
            <w:r>
              <w:t>4</w:t>
            </w:r>
          </w:p>
        </w:tc>
        <w:tc>
          <w:tcPr>
            <w:tcW w:w="0" w:type="auto"/>
          </w:tcPr>
          <w:p w14:paraId="38E94F74">
            <w:pPr>
              <w:pStyle w:val="29"/>
            </w:pPr>
            <w:r>
              <w:rPr>
                <w:rFonts w:hint="eastAsia"/>
              </w:rPr>
              <w:t>分块效率测试，随机划分</w:t>
            </w:r>
            <w:r>
              <w:t xml:space="preserve"> subQUBO </w:t>
            </w:r>
            <w:r>
              <w:rPr>
                <w:rFonts w:hint="eastAsia"/>
              </w:rPr>
              <w:t>可能会导致收敛极慢。</w:t>
            </w:r>
          </w:p>
        </w:tc>
      </w:tr>
      <w:tr w14:paraId="2DD4F011">
        <w:tblPrEx>
          <w:tblCellMar>
            <w:top w:w="0" w:type="dxa"/>
            <w:left w:w="108" w:type="dxa"/>
            <w:bottom w:w="0" w:type="dxa"/>
            <w:right w:w="108" w:type="dxa"/>
          </w:tblCellMar>
        </w:tblPrEx>
        <w:tc>
          <w:tcPr>
            <w:tcW w:w="0" w:type="auto"/>
          </w:tcPr>
          <w:p w14:paraId="4E83A69C">
            <w:pPr>
              <w:pStyle w:val="29"/>
            </w:pPr>
            <w:r>
              <w:rPr>
                <w:rStyle w:val="53"/>
              </w:rPr>
              <w:t>miqp_test_4.npz</w:t>
            </w:r>
          </w:p>
        </w:tc>
        <w:tc>
          <w:tcPr>
            <w:tcW w:w="0" w:type="auto"/>
          </w:tcPr>
          <w:p w14:paraId="2B9B897D">
            <w:pPr>
              <w:pStyle w:val="29"/>
            </w:pPr>
            <w:r>
              <w:t>120</w:t>
            </w:r>
          </w:p>
        </w:tc>
        <w:tc>
          <w:tcPr>
            <w:tcW w:w="0" w:type="auto"/>
          </w:tcPr>
          <w:p w14:paraId="08F63996">
            <w:pPr>
              <w:pStyle w:val="29"/>
            </w:pPr>
            <w:r>
              <w:t>30</w:t>
            </w:r>
          </w:p>
        </w:tc>
        <w:tc>
          <w:tcPr>
            <w:tcW w:w="0" w:type="auto"/>
          </w:tcPr>
          <w:p w14:paraId="690BD34E">
            <w:pPr>
              <w:pStyle w:val="29"/>
            </w:pPr>
            <w:r>
              <w:t>30</w:t>
            </w:r>
          </w:p>
        </w:tc>
        <w:tc>
          <w:tcPr>
            <w:tcW w:w="0" w:type="auto"/>
          </w:tcPr>
          <w:p w14:paraId="05B650CC">
            <w:pPr>
              <w:pStyle w:val="29"/>
            </w:pPr>
            <w:r>
              <w:t>6</w:t>
            </w:r>
          </w:p>
        </w:tc>
        <w:tc>
          <w:tcPr>
            <w:tcW w:w="0" w:type="auto"/>
          </w:tcPr>
          <w:p w14:paraId="3E466672">
            <w:pPr>
              <w:pStyle w:val="29"/>
            </w:pPr>
            <w:r>
              <w:rPr>
                <w:rFonts w:hint="eastAsia"/>
              </w:rPr>
              <w:t>需要引入聚类等高级</w:t>
            </w:r>
            <w:r>
              <w:t xml:space="preserve"> subQUBO </w:t>
            </w:r>
            <w:r>
              <w:rPr>
                <w:rFonts w:hint="eastAsia"/>
              </w:rPr>
              <w:t>划分策略以捕捉强耦合变量。</w:t>
            </w:r>
          </w:p>
        </w:tc>
      </w:tr>
      <w:tr w14:paraId="45492046">
        <w:tblPrEx>
          <w:tblCellMar>
            <w:top w:w="0" w:type="dxa"/>
            <w:left w:w="108" w:type="dxa"/>
            <w:bottom w:w="0" w:type="dxa"/>
            <w:right w:w="108" w:type="dxa"/>
          </w:tblCellMar>
        </w:tblPrEx>
        <w:tc>
          <w:tcPr>
            <w:tcW w:w="0" w:type="auto"/>
          </w:tcPr>
          <w:p w14:paraId="5D0A8F0C">
            <w:pPr>
              <w:pStyle w:val="29"/>
            </w:pPr>
            <w:r>
              <w:rPr>
                <w:rStyle w:val="53"/>
              </w:rPr>
              <w:t>miqp_test_5.npz</w:t>
            </w:r>
          </w:p>
        </w:tc>
        <w:tc>
          <w:tcPr>
            <w:tcW w:w="0" w:type="auto"/>
          </w:tcPr>
          <w:p w14:paraId="791E9526">
            <w:pPr>
              <w:pStyle w:val="29"/>
            </w:pPr>
            <w:r>
              <w:t>150</w:t>
            </w:r>
          </w:p>
        </w:tc>
        <w:tc>
          <w:tcPr>
            <w:tcW w:w="0" w:type="auto"/>
          </w:tcPr>
          <w:p w14:paraId="254CD22F">
            <w:pPr>
              <w:pStyle w:val="29"/>
            </w:pPr>
            <w:r>
              <w:t>50</w:t>
            </w:r>
          </w:p>
        </w:tc>
        <w:tc>
          <w:tcPr>
            <w:tcW w:w="0" w:type="auto"/>
          </w:tcPr>
          <w:p w14:paraId="0F2826D3">
            <w:pPr>
              <w:pStyle w:val="29"/>
            </w:pPr>
            <w:r>
              <w:t>50</w:t>
            </w:r>
          </w:p>
        </w:tc>
        <w:tc>
          <w:tcPr>
            <w:tcW w:w="0" w:type="auto"/>
          </w:tcPr>
          <w:p w14:paraId="126626A6">
            <w:pPr>
              <w:pStyle w:val="29"/>
            </w:pPr>
            <w:r>
              <w:t>10</w:t>
            </w:r>
          </w:p>
        </w:tc>
        <w:tc>
          <w:tcPr>
            <w:tcW w:w="0" w:type="auto"/>
          </w:tcPr>
          <w:p w14:paraId="73E57868">
            <w:pPr>
              <w:pStyle w:val="29"/>
            </w:pPr>
            <w:r>
              <w:rPr>
                <w:rFonts w:hint="eastAsia"/>
              </w:rPr>
              <w:t>极限压力测试，需综合优化量子端并行调用与</w:t>
            </w:r>
            <w:r>
              <w:t xml:space="preserve"> Benders </w:t>
            </w:r>
            <w:r>
              <w:rPr>
                <w:rFonts w:hint="eastAsia"/>
              </w:rPr>
              <w:t>割平面的质量。</w:t>
            </w:r>
          </w:p>
        </w:tc>
      </w:tr>
    </w:tbl>
    <w:p w14:paraId="44A77FEC">
      <w:pPr>
        <w:pStyle w:val="3"/>
      </w:pPr>
    </w:p>
    <w:bookmarkEnd w:id="5"/>
    <w:p w14:paraId="4C206F14">
      <w:pPr>
        <w:pStyle w:val="5"/>
        <w:rPr>
          <w:rFonts w:ascii="宋体" w:hAnsi="宋体" w:eastAsia="宋体" w:cs="宋体"/>
        </w:rPr>
      </w:pPr>
      <w:bookmarkStart w:id="6" w:name="header-n70"/>
      <w:r>
        <w:rPr>
          <w:rFonts w:hint="eastAsia" w:ascii="宋体" w:hAnsi="宋体" w:eastAsia="宋体" w:cs="宋体"/>
        </w:rPr>
        <w:t>2. 字段定义</w:t>
      </w:r>
    </w:p>
    <w:p w14:paraId="1352324A">
      <w:pPr>
        <w:pStyle w:val="28"/>
        <w:rPr>
          <w:rFonts w:ascii="宋体" w:hAnsi="宋体" w:eastAsia="宋体" w:cs="宋体"/>
        </w:rPr>
      </w:pPr>
      <w:r>
        <w:rPr>
          <w:rFonts w:hint="eastAsia" w:ascii="宋体" w:hAnsi="宋体" w:eastAsia="宋体" w:cs="宋体"/>
        </w:rPr>
        <w:t xml:space="preserve">使用 </w:t>
      </w:r>
      <w:r>
        <w:rPr>
          <w:rStyle w:val="53"/>
          <w:rFonts w:hint="eastAsia" w:ascii="宋体" w:hAnsi="宋体" w:eastAsia="宋体" w:cs="宋体"/>
        </w:rPr>
        <w:t>numpy.load('xxx.npz')</w:t>
      </w:r>
      <w:r>
        <w:rPr>
          <w:rFonts w:hint="eastAsia" w:ascii="宋体" w:hAnsi="宋体" w:eastAsia="宋体" w:cs="宋体"/>
        </w:rPr>
        <w:t xml:space="preserve"> 加载文件后，将获得包含以下键值对的字典：</w:t>
      </w:r>
    </w:p>
    <w:p w14:paraId="535FFEC6">
      <w:pPr>
        <w:numPr>
          <w:ilvl w:val="0"/>
          <w:numId w:val="2"/>
        </w:numPr>
        <w:rPr>
          <w:rFonts w:ascii="宋体" w:hAnsi="宋体" w:eastAsia="宋体" w:cs="宋体"/>
        </w:rPr>
      </w:pPr>
      <w:r>
        <w:rPr>
          <w:rFonts w:hint="eastAsia" w:ascii="宋体" w:hAnsi="宋体" w:eastAsia="宋体" w:cs="宋体"/>
          <w:b/>
          <w:bCs/>
        </w:rPr>
        <w:t>维度参数 (int):</w:t>
      </w:r>
      <w:r>
        <w:rPr>
          <w:rFonts w:hint="eastAsia" w:ascii="宋体" w:hAnsi="宋体" w:eastAsia="宋体" w:cs="宋体"/>
        </w:rPr>
        <w:t xml:space="preserve"> </w:t>
      </w:r>
      <w:r>
        <w:rPr>
          <w:rStyle w:val="53"/>
          <w:rFonts w:hint="eastAsia" w:ascii="宋体" w:hAnsi="宋体" w:eastAsia="宋体" w:cs="宋体"/>
        </w:rPr>
        <w:t>n</w:t>
      </w:r>
      <w:r>
        <w:rPr>
          <w:rFonts w:hint="eastAsia" w:ascii="宋体" w:hAnsi="宋体" w:eastAsia="宋体" w:cs="宋体"/>
        </w:rPr>
        <w:t xml:space="preserve"> (二元变量维度), </w:t>
      </w:r>
      <w:r>
        <w:rPr>
          <w:rStyle w:val="53"/>
          <w:rFonts w:hint="eastAsia" w:ascii="宋体" w:hAnsi="宋体" w:eastAsia="宋体" w:cs="宋体"/>
        </w:rPr>
        <w:t>p</w:t>
      </w:r>
      <w:r>
        <w:rPr>
          <w:rFonts w:hint="eastAsia" w:ascii="宋体" w:hAnsi="宋体" w:eastAsia="宋体" w:cs="宋体"/>
        </w:rPr>
        <w:t xml:space="preserve"> (连续变量维度), </w:t>
      </w:r>
      <w:r>
        <w:rPr>
          <w:rStyle w:val="53"/>
          <w:rFonts w:hint="eastAsia" w:ascii="宋体" w:hAnsi="宋体" w:eastAsia="宋体" w:cs="宋体"/>
        </w:rPr>
        <w:t>m1</w:t>
      </w:r>
      <w:r>
        <w:rPr>
          <w:rFonts w:hint="eastAsia" w:ascii="宋体" w:hAnsi="宋体" w:eastAsia="宋体" w:cs="宋体"/>
        </w:rPr>
        <w:t xml:space="preserve"> (混合约束数量), </w:t>
      </w:r>
      <w:r>
        <w:rPr>
          <w:rStyle w:val="53"/>
          <w:rFonts w:hint="eastAsia" w:ascii="宋体" w:hAnsi="宋体" w:eastAsia="宋体" w:cs="宋体"/>
        </w:rPr>
        <w:t>m2</w:t>
      </w:r>
      <w:r>
        <w:rPr>
          <w:rFonts w:hint="eastAsia" w:ascii="宋体" w:hAnsi="宋体" w:eastAsia="宋体" w:cs="宋体"/>
        </w:rPr>
        <w:t xml:space="preserve"> (纯二元约束数量)。</w:t>
      </w:r>
    </w:p>
    <w:p w14:paraId="24BDCD1F">
      <w:pPr>
        <w:numPr>
          <w:ilvl w:val="0"/>
          <w:numId w:val="2"/>
        </w:numPr>
        <w:rPr>
          <w:rFonts w:ascii="宋体" w:hAnsi="宋体" w:eastAsia="宋体" w:cs="宋体"/>
        </w:rPr>
      </w:pPr>
      <w:r>
        <w:rPr>
          <w:rFonts w:hint="eastAsia" w:ascii="宋体" w:hAnsi="宋体" w:eastAsia="宋体" w:cs="宋体"/>
          <w:b/>
          <w:bCs/>
        </w:rPr>
        <w:t>系数矩阵与向量 (Array):</w:t>
      </w:r>
      <w:r>
        <w:rPr>
          <w:rFonts w:hint="eastAsia" w:ascii="宋体" w:hAnsi="宋体" w:eastAsia="宋体" w:cs="宋体"/>
        </w:rPr>
        <w:t xml:space="preserve"> * </w:t>
      </w:r>
      <w:r>
        <w:rPr>
          <w:rStyle w:val="53"/>
          <w:rFonts w:hint="eastAsia" w:ascii="宋体" w:hAnsi="宋体" w:eastAsia="宋体" w:cs="宋体"/>
        </w:rPr>
        <w:t>Q</w:t>
      </w:r>
      <w:r>
        <w:rPr>
          <w:rFonts w:hint="eastAsia" w:ascii="宋体" w:hAnsi="宋体" w:eastAsia="宋体" w:cs="宋体"/>
        </w:rPr>
        <w:t xml:space="preserve"> (</w:t>
      </w:r>
      <m:oMath>
        <m:r>
          <m:rPr/>
          <w:rPr>
            <w:rFonts w:hint="eastAsia" w:ascii="Cambria Math" w:hAnsi="Cambria Math" w:eastAsia="宋体" w:cs="宋体"/>
          </w:rPr>
          <m:t>n</m:t>
        </m:r>
        <m:r>
          <m:rPr>
            <m:sty m:val="p"/>
          </m:rPr>
          <w:rPr>
            <w:rFonts w:hint="eastAsia" w:ascii="Cambria Math" w:hAnsi="Cambria Math" w:eastAsia="宋体" w:cs="宋体"/>
          </w:rPr>
          <m:t>×</m:t>
        </m:r>
        <m:r>
          <m:rPr/>
          <w:rPr>
            <w:rFonts w:hint="eastAsia" w:ascii="Cambria Math" w:hAnsi="Cambria Math" w:eastAsia="宋体" w:cs="宋体"/>
          </w:rPr>
          <m:t>n</m:t>
        </m:r>
      </m:oMath>
      <w:r>
        <w:rPr>
          <w:rFonts w:hint="eastAsia" w:ascii="宋体" w:hAnsi="宋体" w:eastAsia="宋体" w:cs="宋体"/>
        </w:rPr>
        <w:t>): 二次项系数对称矩阵</w:t>
      </w:r>
    </w:p>
    <w:p w14:paraId="2072D3EA">
      <w:pPr>
        <w:numPr>
          <w:ilvl w:val="1"/>
          <w:numId w:val="2"/>
        </w:numPr>
        <w:rPr>
          <w:rFonts w:ascii="宋体" w:hAnsi="宋体" w:eastAsia="宋体" w:cs="宋体"/>
        </w:rPr>
      </w:pPr>
      <w:r>
        <w:rPr>
          <w:rStyle w:val="53"/>
          <w:rFonts w:hint="eastAsia" w:ascii="宋体" w:hAnsi="宋体" w:eastAsia="宋体" w:cs="宋体"/>
        </w:rPr>
        <w:t>c</w:t>
      </w:r>
      <w:r>
        <w:rPr>
          <w:rFonts w:hint="eastAsia" w:ascii="宋体" w:hAnsi="宋体" w:eastAsia="宋体" w:cs="宋体"/>
        </w:rPr>
        <w:t xml:space="preserve"> (</w:t>
      </w:r>
      <m:oMath>
        <m:r>
          <m:rPr/>
          <w:rPr>
            <w:rFonts w:hint="eastAsia" w:ascii="Cambria Math" w:hAnsi="Cambria Math" w:eastAsia="宋体" w:cs="宋体"/>
          </w:rPr>
          <m:t>n</m:t>
        </m:r>
      </m:oMath>
      <w:r>
        <w:rPr>
          <w:rFonts w:hint="eastAsia" w:ascii="宋体" w:hAnsi="宋体" w:eastAsia="宋体" w:cs="宋体"/>
        </w:rPr>
        <w:t>): 二元变量线性项系数向量</w:t>
      </w:r>
    </w:p>
    <w:p w14:paraId="70386D94">
      <w:pPr>
        <w:numPr>
          <w:ilvl w:val="1"/>
          <w:numId w:val="2"/>
        </w:numPr>
        <w:rPr>
          <w:rFonts w:ascii="宋体" w:hAnsi="宋体" w:eastAsia="宋体" w:cs="宋体"/>
        </w:rPr>
      </w:pPr>
      <w:r>
        <w:rPr>
          <w:rStyle w:val="53"/>
          <w:rFonts w:hint="eastAsia" w:ascii="宋体" w:hAnsi="宋体" w:eastAsia="宋体" w:cs="宋体"/>
        </w:rPr>
        <w:t>h</w:t>
      </w:r>
      <w:r>
        <w:rPr>
          <w:rFonts w:hint="eastAsia" w:ascii="宋体" w:hAnsi="宋体" w:eastAsia="宋体" w:cs="宋体"/>
        </w:rPr>
        <w:t xml:space="preserve"> (</w:t>
      </w:r>
      <m:oMath>
        <m:r>
          <m:rPr/>
          <w:rPr>
            <w:rFonts w:hint="eastAsia" w:ascii="Cambria Math" w:hAnsi="Cambria Math" w:eastAsia="宋体" w:cs="宋体"/>
          </w:rPr>
          <m:t>p</m:t>
        </m:r>
      </m:oMath>
      <w:r>
        <w:rPr>
          <w:rFonts w:hint="eastAsia" w:ascii="宋体" w:hAnsi="宋体" w:eastAsia="宋体" w:cs="宋体"/>
        </w:rPr>
        <w:t>): 连续变量线性项系数向量</w:t>
      </w:r>
    </w:p>
    <w:p w14:paraId="3FD0C219">
      <w:pPr>
        <w:numPr>
          <w:ilvl w:val="1"/>
          <w:numId w:val="2"/>
        </w:numPr>
        <w:rPr>
          <w:rFonts w:ascii="宋体" w:hAnsi="宋体" w:eastAsia="宋体" w:cs="宋体"/>
        </w:rPr>
      </w:pPr>
      <w:r>
        <w:rPr>
          <w:rStyle w:val="53"/>
          <w:rFonts w:hint="eastAsia" w:ascii="宋体" w:hAnsi="宋体" w:eastAsia="宋体" w:cs="宋体"/>
        </w:rPr>
        <w:t>A</w:t>
      </w:r>
      <w:r>
        <w:rPr>
          <w:rFonts w:hint="eastAsia" w:ascii="宋体" w:hAnsi="宋体" w:eastAsia="宋体" w:cs="宋体"/>
        </w:rPr>
        <w:t xml:space="preserve"> (</w:t>
      </w:r>
      <m:oMath>
        <m:sSub>
          <m:sSubPr>
            <m:ctrlPr>
              <w:rPr>
                <w:rFonts w:hint="eastAsia" w:ascii="Cambria Math" w:hAnsi="Cambria Math" w:eastAsia="宋体" w:cs="宋体"/>
              </w:rPr>
            </m:ctrlPr>
          </m:sSubPr>
          <m:e>
            <m:r>
              <m:rPr/>
              <w:rPr>
                <w:rFonts w:hint="eastAsia" w:ascii="Cambria Math" w:hAnsi="Cambria Math" w:eastAsia="宋体" w:cs="宋体"/>
              </w:rPr>
              <m:t>m</m:t>
            </m:r>
            <m:ctrlPr>
              <w:rPr>
                <w:rFonts w:hint="eastAsia" w:ascii="Cambria Math" w:hAnsi="Cambria Math" w:eastAsia="宋体" w:cs="宋体"/>
              </w:rPr>
            </m:ctrlPr>
          </m:e>
          <m:sub>
            <m:r>
              <m:rPr/>
              <w:rPr>
                <w:rFonts w:hint="eastAsia" w:ascii="Cambria Math" w:hAnsi="Cambria Math" w:eastAsia="宋体" w:cs="宋体"/>
              </w:rPr>
              <m:t>1</m:t>
            </m:r>
            <m:ctrlPr>
              <w:rPr>
                <w:rFonts w:hint="eastAsia" w:ascii="Cambria Math" w:hAnsi="Cambria Math" w:eastAsia="宋体" w:cs="宋体"/>
              </w:rPr>
            </m:ctrlPr>
          </m:sub>
        </m:sSub>
        <m:r>
          <m:rPr>
            <m:sty m:val="p"/>
          </m:rPr>
          <w:rPr>
            <w:rFonts w:hint="eastAsia" w:ascii="Cambria Math" w:hAnsi="Cambria Math" w:eastAsia="宋体" w:cs="宋体"/>
          </w:rPr>
          <m:t>×</m:t>
        </m:r>
        <m:r>
          <m:rPr/>
          <w:rPr>
            <w:rFonts w:hint="eastAsia" w:ascii="Cambria Math" w:hAnsi="Cambria Math" w:eastAsia="宋体" w:cs="宋体"/>
          </w:rPr>
          <m:t>n</m:t>
        </m:r>
      </m:oMath>
      <w:r>
        <w:rPr>
          <w:rFonts w:hint="eastAsia" w:ascii="宋体" w:hAnsi="宋体" w:eastAsia="宋体" w:cs="宋体"/>
        </w:rPr>
        <w:t>): 混合约束中二元变量系数矩阵</w:t>
      </w:r>
    </w:p>
    <w:p w14:paraId="46B31252">
      <w:pPr>
        <w:numPr>
          <w:ilvl w:val="1"/>
          <w:numId w:val="2"/>
        </w:numPr>
        <w:rPr>
          <w:rFonts w:ascii="宋体" w:hAnsi="宋体" w:eastAsia="宋体" w:cs="宋体"/>
        </w:rPr>
      </w:pPr>
      <w:r>
        <w:rPr>
          <w:rStyle w:val="53"/>
          <w:rFonts w:hint="eastAsia" w:ascii="宋体" w:hAnsi="宋体" w:eastAsia="宋体" w:cs="宋体"/>
        </w:rPr>
        <w:t>G</w:t>
      </w:r>
      <w:r>
        <w:rPr>
          <w:rFonts w:hint="eastAsia" w:ascii="宋体" w:hAnsi="宋体" w:eastAsia="宋体" w:cs="宋体"/>
        </w:rPr>
        <w:t xml:space="preserve"> (</w:t>
      </w:r>
      <m:oMath>
        <m:sSub>
          <m:sSubPr>
            <m:ctrlPr>
              <w:rPr>
                <w:rFonts w:hint="eastAsia" w:ascii="Cambria Math" w:hAnsi="Cambria Math" w:eastAsia="宋体" w:cs="宋体"/>
              </w:rPr>
            </m:ctrlPr>
          </m:sSubPr>
          <m:e>
            <m:r>
              <m:rPr/>
              <w:rPr>
                <w:rFonts w:hint="eastAsia" w:ascii="Cambria Math" w:hAnsi="Cambria Math" w:eastAsia="宋体" w:cs="宋体"/>
              </w:rPr>
              <m:t>m</m:t>
            </m:r>
            <m:ctrlPr>
              <w:rPr>
                <w:rFonts w:hint="eastAsia" w:ascii="Cambria Math" w:hAnsi="Cambria Math" w:eastAsia="宋体" w:cs="宋体"/>
              </w:rPr>
            </m:ctrlPr>
          </m:e>
          <m:sub>
            <m:r>
              <m:rPr/>
              <w:rPr>
                <w:rFonts w:hint="eastAsia" w:ascii="Cambria Math" w:hAnsi="Cambria Math" w:eastAsia="宋体" w:cs="宋体"/>
              </w:rPr>
              <m:t>1</m:t>
            </m:r>
            <m:ctrlPr>
              <w:rPr>
                <w:rFonts w:hint="eastAsia" w:ascii="Cambria Math" w:hAnsi="Cambria Math" w:eastAsia="宋体" w:cs="宋体"/>
              </w:rPr>
            </m:ctrlPr>
          </m:sub>
        </m:sSub>
        <m:r>
          <m:rPr>
            <m:sty m:val="p"/>
          </m:rPr>
          <w:rPr>
            <w:rFonts w:hint="eastAsia" w:ascii="Cambria Math" w:hAnsi="Cambria Math" w:eastAsia="宋体" w:cs="宋体"/>
          </w:rPr>
          <m:t>×</m:t>
        </m:r>
        <m:r>
          <m:rPr/>
          <w:rPr>
            <w:rFonts w:hint="eastAsia" w:ascii="Cambria Math" w:hAnsi="Cambria Math" w:eastAsia="宋体" w:cs="宋体"/>
          </w:rPr>
          <m:t>p</m:t>
        </m:r>
      </m:oMath>
      <w:r>
        <w:rPr>
          <w:rFonts w:hint="eastAsia" w:ascii="宋体" w:hAnsi="宋体" w:eastAsia="宋体" w:cs="宋体"/>
        </w:rPr>
        <w:t>): 混合约束中连续变量系数矩阵</w:t>
      </w:r>
    </w:p>
    <w:p w14:paraId="5ED2BA70">
      <w:pPr>
        <w:numPr>
          <w:ilvl w:val="1"/>
          <w:numId w:val="2"/>
        </w:numPr>
        <w:rPr>
          <w:rFonts w:ascii="宋体" w:hAnsi="宋体" w:eastAsia="宋体" w:cs="宋体"/>
        </w:rPr>
      </w:pPr>
      <w:r>
        <w:rPr>
          <w:rStyle w:val="53"/>
          <w:rFonts w:hint="eastAsia" w:ascii="宋体" w:hAnsi="宋体" w:eastAsia="宋体" w:cs="宋体"/>
        </w:rPr>
        <w:t>b</w:t>
      </w:r>
      <w:r>
        <w:rPr>
          <w:rFonts w:hint="eastAsia" w:ascii="宋体" w:hAnsi="宋体" w:eastAsia="宋体" w:cs="宋体"/>
        </w:rPr>
        <w:t xml:space="preserve"> (</w:t>
      </w:r>
      <m:oMath>
        <m:sSub>
          <m:sSubPr>
            <m:ctrlPr>
              <w:rPr>
                <w:rFonts w:hint="eastAsia" w:ascii="Cambria Math" w:hAnsi="Cambria Math" w:eastAsia="宋体" w:cs="宋体"/>
              </w:rPr>
            </m:ctrlPr>
          </m:sSubPr>
          <m:e>
            <m:r>
              <m:rPr/>
              <w:rPr>
                <w:rFonts w:hint="eastAsia" w:ascii="Cambria Math" w:hAnsi="Cambria Math" w:eastAsia="宋体" w:cs="宋体"/>
              </w:rPr>
              <m:t>m</m:t>
            </m:r>
            <m:ctrlPr>
              <w:rPr>
                <w:rFonts w:hint="eastAsia" w:ascii="Cambria Math" w:hAnsi="Cambria Math" w:eastAsia="宋体" w:cs="宋体"/>
              </w:rPr>
            </m:ctrlPr>
          </m:e>
          <m:sub>
            <m:r>
              <m:rPr/>
              <w:rPr>
                <w:rFonts w:hint="eastAsia" w:ascii="Cambria Math" w:hAnsi="Cambria Math" w:eastAsia="宋体" w:cs="宋体"/>
              </w:rPr>
              <m:t>1</m:t>
            </m:r>
            <m:ctrlPr>
              <w:rPr>
                <w:rFonts w:hint="eastAsia" w:ascii="Cambria Math" w:hAnsi="Cambria Math" w:eastAsia="宋体" w:cs="宋体"/>
              </w:rPr>
            </m:ctrlPr>
          </m:sub>
        </m:sSub>
      </m:oMath>
      <w:r>
        <w:rPr>
          <w:rFonts w:hint="eastAsia" w:ascii="宋体" w:hAnsi="宋体" w:eastAsia="宋体" w:cs="宋体"/>
        </w:rPr>
        <w:t>): 混合约束右侧边界向量</w:t>
      </w:r>
    </w:p>
    <w:p w14:paraId="5547550B">
      <w:pPr>
        <w:numPr>
          <w:ilvl w:val="1"/>
          <w:numId w:val="2"/>
        </w:numPr>
        <w:rPr>
          <w:rFonts w:ascii="宋体" w:hAnsi="宋体" w:eastAsia="宋体" w:cs="宋体"/>
        </w:rPr>
      </w:pPr>
      <w:r>
        <w:rPr>
          <w:rStyle w:val="53"/>
          <w:rFonts w:hint="eastAsia" w:ascii="宋体" w:hAnsi="宋体" w:eastAsia="宋体" w:cs="宋体"/>
        </w:rPr>
        <w:t>B</w:t>
      </w:r>
      <w:r>
        <w:rPr>
          <w:rFonts w:hint="eastAsia" w:ascii="宋体" w:hAnsi="宋体" w:eastAsia="宋体" w:cs="宋体"/>
        </w:rPr>
        <w:t xml:space="preserve"> (</w:t>
      </w:r>
      <m:oMath>
        <m:sSub>
          <m:sSubPr>
            <m:ctrlPr>
              <w:rPr>
                <w:rFonts w:hint="eastAsia" w:ascii="Cambria Math" w:hAnsi="Cambria Math" w:eastAsia="宋体" w:cs="宋体"/>
              </w:rPr>
            </m:ctrlPr>
          </m:sSubPr>
          <m:e>
            <m:r>
              <m:rPr/>
              <w:rPr>
                <w:rFonts w:hint="eastAsia" w:ascii="Cambria Math" w:hAnsi="Cambria Math" w:eastAsia="宋体" w:cs="宋体"/>
              </w:rPr>
              <m:t>m</m:t>
            </m:r>
            <m:ctrlPr>
              <w:rPr>
                <w:rFonts w:hint="eastAsia" w:ascii="Cambria Math" w:hAnsi="Cambria Math" w:eastAsia="宋体" w:cs="宋体"/>
              </w:rPr>
            </m:ctrlPr>
          </m:e>
          <m:sub>
            <m:r>
              <m:rPr/>
              <w:rPr>
                <w:rFonts w:hint="eastAsia" w:ascii="Cambria Math" w:hAnsi="Cambria Math" w:eastAsia="宋体" w:cs="宋体"/>
              </w:rPr>
              <m:t>2</m:t>
            </m:r>
            <m:ctrlPr>
              <w:rPr>
                <w:rFonts w:hint="eastAsia" w:ascii="Cambria Math" w:hAnsi="Cambria Math" w:eastAsia="宋体" w:cs="宋体"/>
              </w:rPr>
            </m:ctrlPr>
          </m:sub>
        </m:sSub>
        <m:r>
          <m:rPr>
            <m:sty m:val="p"/>
          </m:rPr>
          <w:rPr>
            <w:rFonts w:hint="eastAsia" w:ascii="Cambria Math" w:hAnsi="Cambria Math" w:eastAsia="宋体" w:cs="宋体"/>
          </w:rPr>
          <m:t>×</m:t>
        </m:r>
        <m:r>
          <m:rPr/>
          <w:rPr>
            <w:rFonts w:hint="eastAsia" w:ascii="Cambria Math" w:hAnsi="Cambria Math" w:eastAsia="宋体" w:cs="宋体"/>
          </w:rPr>
          <m:t>n</m:t>
        </m:r>
      </m:oMath>
      <w:r>
        <w:rPr>
          <w:rFonts w:hint="eastAsia" w:ascii="宋体" w:hAnsi="宋体" w:eastAsia="宋体" w:cs="宋体"/>
        </w:rPr>
        <w:t>): 纯二元约束系数矩阵</w:t>
      </w:r>
    </w:p>
    <w:p w14:paraId="2C967897">
      <w:pPr>
        <w:numPr>
          <w:ilvl w:val="1"/>
          <w:numId w:val="2"/>
        </w:numPr>
        <w:rPr>
          <w:rFonts w:ascii="宋体" w:hAnsi="宋体" w:eastAsia="宋体" w:cs="宋体"/>
        </w:rPr>
      </w:pPr>
      <w:r>
        <w:rPr>
          <w:rStyle w:val="53"/>
          <w:rFonts w:hint="eastAsia" w:ascii="宋体" w:hAnsi="宋体" w:eastAsia="宋体" w:cs="宋体"/>
        </w:rPr>
        <w:t>b_prime</w:t>
      </w:r>
      <w:r>
        <w:rPr>
          <w:rFonts w:hint="eastAsia" w:ascii="宋体" w:hAnsi="宋体" w:eastAsia="宋体" w:cs="宋体"/>
        </w:rPr>
        <w:t xml:space="preserve"> (</w:t>
      </w:r>
      <m:oMath>
        <m:sSub>
          <m:sSubPr>
            <m:ctrlPr>
              <w:rPr>
                <w:rFonts w:hint="eastAsia" w:ascii="Cambria Math" w:hAnsi="Cambria Math" w:eastAsia="宋体" w:cs="宋体"/>
              </w:rPr>
            </m:ctrlPr>
          </m:sSubPr>
          <m:e>
            <m:r>
              <m:rPr/>
              <w:rPr>
                <w:rFonts w:hint="eastAsia" w:ascii="Cambria Math" w:hAnsi="Cambria Math" w:eastAsia="宋体" w:cs="宋体"/>
              </w:rPr>
              <m:t>m</m:t>
            </m:r>
            <m:ctrlPr>
              <w:rPr>
                <w:rFonts w:hint="eastAsia" w:ascii="Cambria Math" w:hAnsi="Cambria Math" w:eastAsia="宋体" w:cs="宋体"/>
              </w:rPr>
            </m:ctrlPr>
          </m:e>
          <m:sub>
            <m:r>
              <m:rPr/>
              <w:rPr>
                <w:rFonts w:hint="eastAsia" w:ascii="Cambria Math" w:hAnsi="Cambria Math" w:eastAsia="宋体" w:cs="宋体"/>
              </w:rPr>
              <m:t>2</m:t>
            </m:r>
            <m:ctrlPr>
              <w:rPr>
                <w:rFonts w:hint="eastAsia" w:ascii="Cambria Math" w:hAnsi="Cambria Math" w:eastAsia="宋体" w:cs="宋体"/>
              </w:rPr>
            </m:ctrlPr>
          </m:sub>
        </m:sSub>
      </m:oMath>
      <w:r>
        <w:rPr>
          <w:rFonts w:hint="eastAsia" w:ascii="宋体" w:hAnsi="宋体" w:eastAsia="宋体" w:cs="宋体"/>
        </w:rPr>
        <w:t>): 纯二元约束右侧边界向量</w:t>
      </w:r>
    </w:p>
    <w:bookmarkEnd w:id="6"/>
    <w:p w14:paraId="239CFA6B">
      <w:pPr>
        <w:pStyle w:val="5"/>
        <w:rPr>
          <w:rFonts w:ascii="宋体" w:hAnsi="宋体" w:eastAsia="宋体" w:cs="宋体"/>
        </w:rPr>
      </w:pPr>
      <w:bookmarkStart w:id="7" w:name="header-n92"/>
      <w:r>
        <w:rPr>
          <w:rFonts w:hint="eastAsia" w:ascii="宋体" w:hAnsi="宋体" w:eastAsia="宋体" w:cs="宋体"/>
        </w:rPr>
        <w:t>3. 数据集特征提示</w:t>
      </w:r>
    </w:p>
    <w:p w14:paraId="583FB23D">
      <w:pPr>
        <w:numPr>
          <w:ilvl w:val="0"/>
          <w:numId w:val="2"/>
        </w:numPr>
        <w:rPr>
          <w:rFonts w:ascii="宋体" w:hAnsi="宋体" w:eastAsia="宋体" w:cs="宋体"/>
        </w:rPr>
      </w:pPr>
      <w:r>
        <w:rPr>
          <w:rFonts w:hint="eastAsia" w:ascii="宋体" w:hAnsi="宋体" w:eastAsia="宋体" w:cs="宋体"/>
          <w:b/>
          <w:bCs/>
        </w:rPr>
        <w:t>二次型稠密性：</w:t>
      </w:r>
      <w:r>
        <w:rPr>
          <w:rFonts w:hint="eastAsia" w:ascii="宋体" w:hAnsi="宋体" w:eastAsia="宋体" w:cs="宋体"/>
        </w:rPr>
        <w:t xml:space="preserve"> 随规模递增，矩阵 </w:t>
      </w:r>
      <m:oMath>
        <m:r>
          <m:rPr/>
          <w:rPr>
            <w:rFonts w:hint="eastAsia" w:ascii="Cambria Math" w:hAnsi="Cambria Math" w:eastAsia="宋体" w:cs="宋体"/>
          </w:rPr>
          <m:t>Q</m:t>
        </m:r>
      </m:oMath>
      <w:r>
        <w:rPr>
          <w:rFonts w:hint="eastAsia" w:ascii="宋体" w:hAnsi="宋体" w:eastAsia="宋体" w:cs="宋体"/>
        </w:rPr>
        <w:t xml:space="preserve"> 的非零非对角线元素比例增加，二元变量间的耦合网络将极为复杂。</w:t>
      </w:r>
    </w:p>
    <w:p w14:paraId="1EA5A00F">
      <w:pPr>
        <w:numPr>
          <w:ilvl w:val="0"/>
          <w:numId w:val="2"/>
        </w:numPr>
        <w:rPr>
          <w:rFonts w:ascii="宋体" w:hAnsi="宋体" w:eastAsia="宋体" w:cs="宋体"/>
        </w:rPr>
      </w:pPr>
      <w:r>
        <w:rPr>
          <w:rFonts w:hint="eastAsia" w:ascii="宋体" w:hAnsi="宋体" w:eastAsia="宋体" w:cs="宋体"/>
          <w:b/>
          <w:bCs/>
        </w:rPr>
        <w:t>边界与松弛：</w:t>
      </w:r>
      <w:r>
        <w:rPr>
          <w:rFonts w:hint="eastAsia" w:ascii="宋体" w:hAnsi="宋体" w:eastAsia="宋体" w:cs="宋体"/>
        </w:rPr>
        <w:t xml:space="preserve"> 数据集中右侧边界向量 </w:t>
      </w:r>
      <m:oMath>
        <m:r>
          <m:rPr/>
          <w:rPr>
            <w:rFonts w:hint="eastAsia" w:ascii="Cambria Math" w:hAnsi="Cambria Math" w:eastAsia="宋体" w:cs="宋体"/>
          </w:rPr>
          <m:t>b</m:t>
        </m:r>
      </m:oMath>
      <w:r>
        <w:rPr>
          <w:rFonts w:hint="eastAsia" w:ascii="宋体" w:hAnsi="宋体" w:eastAsia="宋体" w:cs="宋体"/>
        </w:rPr>
        <w:t xml:space="preserve"> 和 </w:t>
      </w:r>
      <m:oMath>
        <m:sSup>
          <m:sSupPr>
            <m:ctrlPr>
              <w:rPr>
                <w:rFonts w:hint="eastAsia" w:ascii="Cambria Math" w:hAnsi="Cambria Math" w:eastAsia="宋体" w:cs="宋体"/>
              </w:rPr>
            </m:ctrlPr>
          </m:sSupPr>
          <m:e>
            <m:r>
              <m:rPr/>
              <w:rPr>
                <w:rFonts w:hint="eastAsia" w:ascii="Cambria Math" w:hAnsi="Cambria Math" w:eastAsia="宋体" w:cs="宋体"/>
              </w:rPr>
              <m:t>b</m:t>
            </m:r>
            <m:ctrlPr>
              <w:rPr>
                <w:rFonts w:hint="eastAsia" w:ascii="Cambria Math" w:hAnsi="Cambria Math" w:eastAsia="宋体" w:cs="宋体"/>
              </w:rPr>
            </m:ctrlPr>
          </m:e>
          <m:sup>
            <m:r>
              <m:rPr>
                <m:sty m:val="p"/>
              </m:rPr>
              <w:rPr>
                <w:rFonts w:hint="eastAsia" w:ascii="Cambria Math" w:hAnsi="Cambria Math" w:eastAsia="宋体" w:cs="宋体"/>
              </w:rPr>
              <m:t>'</m:t>
            </m:r>
            <m:ctrlPr>
              <w:rPr>
                <w:rFonts w:hint="eastAsia" w:ascii="Cambria Math" w:hAnsi="Cambria Math" w:eastAsia="宋体" w:cs="宋体"/>
              </w:rPr>
            </m:ctrlPr>
          </m:sup>
        </m:sSup>
      </m:oMath>
      <w:r>
        <w:rPr>
          <w:rFonts w:hint="eastAsia" w:ascii="宋体" w:hAnsi="宋体" w:eastAsia="宋体" w:cs="宋体"/>
        </w:rPr>
        <w:t xml:space="preserve"> 的数值已缩放至合理区间。设计 QUBO 罚函数时需谨慎估计位宽（Slack variables），避免超出量子模拟器的比特上限。</w:t>
      </w:r>
    </w:p>
    <w:bookmarkEnd w:id="4"/>
    <w:bookmarkEnd w:id="7"/>
    <w:p w14:paraId="52FA2761">
      <w:pPr>
        <w:pStyle w:val="4"/>
        <w:rPr>
          <w:rFonts w:ascii="宋体" w:hAnsi="宋体" w:eastAsia="宋体" w:cs="宋体"/>
        </w:rPr>
      </w:pPr>
      <w:bookmarkStart w:id="8" w:name="header-n98"/>
      <w:r>
        <w:rPr>
          <w:rFonts w:hint="eastAsia" w:ascii="宋体" w:hAnsi="宋体" w:eastAsia="宋体" w:cs="宋体"/>
        </w:rPr>
        <w:t>四、 可供参考的算法思路</w:t>
      </w:r>
    </w:p>
    <w:p w14:paraId="61C59C76">
      <w:pPr>
        <w:rPr>
          <w:rFonts w:ascii="宋体" w:hAnsi="宋体" w:eastAsia="宋体" w:cs="宋体"/>
        </w:rPr>
      </w:pPr>
      <w:bookmarkStart w:id="9" w:name="header-n99"/>
      <w:r>
        <w:rPr>
          <w:rFonts w:hint="eastAsia" w:ascii="宋体" w:hAnsi="宋体" w:eastAsia="宋体" w:cs="宋体"/>
        </w:rPr>
        <w:t>为帮助选手更好的了解求解优化问题的量子算法，为选手提供了如下思路</w:t>
      </w:r>
    </w:p>
    <w:p w14:paraId="75104E1B">
      <w:pPr>
        <w:numPr>
          <w:ilvl w:val="0"/>
          <w:numId w:val="3"/>
        </w:numPr>
        <w:rPr>
          <w:rFonts w:ascii="宋体" w:hAnsi="宋体" w:eastAsia="宋体" w:cs="宋体"/>
        </w:rPr>
      </w:pPr>
      <w:r>
        <w:rPr>
          <w:rFonts w:hint="eastAsia" w:ascii="宋体" w:hAnsi="宋体" w:eastAsia="宋体" w:cs="宋体"/>
          <w:b/>
          <w:bCs/>
        </w:rPr>
        <w:t>模型转化：</w:t>
      </w:r>
      <w:r>
        <w:rPr>
          <w:rFonts w:hint="eastAsia" w:ascii="宋体" w:hAnsi="宋体" w:eastAsia="宋体" w:cs="宋体"/>
        </w:rPr>
        <w:t xml:space="preserve"> 将 MIQP 转化为主问题（MP）与子问题（SP），并将 MP 转化为 QUBO 表达式。</w:t>
      </w:r>
    </w:p>
    <w:p w14:paraId="0D914996">
      <w:pPr>
        <w:numPr>
          <w:ilvl w:val="0"/>
          <w:numId w:val="3"/>
        </w:numPr>
        <w:rPr>
          <w:rFonts w:ascii="宋体" w:hAnsi="宋体" w:eastAsia="宋体" w:cs="宋体"/>
        </w:rPr>
      </w:pPr>
      <w:r>
        <w:rPr>
          <w:rFonts w:hint="eastAsia" w:ascii="宋体" w:hAnsi="宋体" w:eastAsia="宋体" w:cs="宋体"/>
          <w:b/>
          <w:bCs/>
        </w:rPr>
        <w:t>subQUBO 提取：</w:t>
      </w:r>
      <w:r>
        <w:rPr>
          <w:rFonts w:hint="eastAsia" w:ascii="宋体" w:hAnsi="宋体" w:eastAsia="宋体" w:cs="宋体"/>
        </w:rPr>
        <w:t xml:space="preserve"> 设计分割策略，提取不超过 20 个变量的子矩阵。</w:t>
      </w:r>
    </w:p>
    <w:p w14:paraId="19C0C900">
      <w:pPr>
        <w:numPr>
          <w:ilvl w:val="0"/>
          <w:numId w:val="3"/>
        </w:numPr>
        <w:rPr>
          <w:rFonts w:ascii="宋体" w:hAnsi="宋体" w:eastAsia="宋体" w:cs="宋体"/>
        </w:rPr>
      </w:pPr>
      <w:r>
        <w:rPr>
          <w:rFonts w:hint="eastAsia" w:ascii="宋体" w:hAnsi="宋体" w:eastAsia="宋体" w:cs="宋体"/>
          <w:b/>
          <w:bCs/>
        </w:rPr>
        <w:t>量子求解：</w:t>
      </w:r>
      <w:r>
        <w:rPr>
          <w:rFonts w:hint="eastAsia" w:ascii="宋体" w:hAnsi="宋体" w:eastAsia="宋体" w:cs="宋体"/>
        </w:rPr>
        <w:t xml:space="preserve"> 使用 QAOA 或模拟量子退火求解 subQUBO，拼合更新全局主问题解。</w:t>
      </w:r>
    </w:p>
    <w:p w14:paraId="13EBBFBF">
      <w:pPr>
        <w:numPr>
          <w:ilvl w:val="0"/>
          <w:numId w:val="3"/>
        </w:numPr>
        <w:rPr>
          <w:rFonts w:ascii="宋体" w:hAnsi="宋体" w:eastAsia="宋体" w:cs="宋体"/>
        </w:rPr>
      </w:pPr>
      <w:r>
        <w:rPr>
          <w:rFonts w:hint="eastAsia" w:ascii="宋体" w:hAnsi="宋体" w:eastAsia="宋体" w:cs="宋体"/>
          <w:b/>
          <w:bCs/>
        </w:rPr>
        <w:t>经典评估与割平面：</w:t>
      </w:r>
      <w:r>
        <w:rPr>
          <w:rFonts w:hint="eastAsia" w:ascii="宋体" w:hAnsi="宋体" w:eastAsia="宋体" w:cs="宋体"/>
        </w:rPr>
        <w:t xml:space="preserve"> 经典求解器求解连续子问题；若未收敛，则生成 </w:t>
      </w:r>
    </w:p>
    <w:bookmarkEnd w:id="9"/>
    <w:p w14:paraId="5627C572">
      <w:pPr>
        <w:rPr>
          <w:rFonts w:ascii="宋体" w:hAnsi="宋体" w:eastAsia="宋体" w:cs="宋体"/>
        </w:rPr>
      </w:pPr>
      <w:bookmarkStart w:id="10" w:name="header-n110"/>
    </w:p>
    <w:bookmarkEnd w:id="8"/>
    <w:bookmarkEnd w:id="10"/>
    <w:p w14:paraId="4ECE960E">
      <w:pPr>
        <w:pStyle w:val="4"/>
        <w:rPr>
          <w:rFonts w:ascii="宋体" w:hAnsi="宋体" w:eastAsia="宋体" w:cs="宋体"/>
        </w:rPr>
      </w:pPr>
      <w:bookmarkStart w:id="11" w:name="header-n122"/>
      <w:r>
        <w:rPr>
          <w:rFonts w:hint="eastAsia" w:ascii="宋体" w:hAnsi="宋体" w:eastAsia="宋体" w:cs="宋体"/>
        </w:rPr>
        <w:t>五、 评分标准与判分规则</w:t>
      </w:r>
    </w:p>
    <w:p w14:paraId="665F89A6">
      <w:pPr>
        <w:pStyle w:val="28"/>
        <w:rPr>
          <w:rFonts w:ascii="宋体" w:hAnsi="宋体" w:eastAsia="宋体" w:cs="宋体"/>
        </w:rPr>
      </w:pPr>
      <w:r>
        <w:rPr>
          <w:rFonts w:hint="eastAsia" w:ascii="宋体" w:hAnsi="宋体" w:eastAsia="宋体" w:cs="宋体"/>
          <w:b/>
          <w:bCs/>
        </w:rPr>
        <w:t>总分：100分 （官方基线：测试集平均 Optimality Gap ≈ 15%）</w:t>
      </w:r>
    </w:p>
    <w:tbl>
      <w:tblPr>
        <w:tblStyle w:val="46"/>
        <w:tblW w:w="0" w:type="auto"/>
        <w:tblInd w:w="0" w:type="dxa"/>
        <w:tblLayout w:type="autofit"/>
        <w:tblCellMar>
          <w:top w:w="0" w:type="dxa"/>
          <w:left w:w="108" w:type="dxa"/>
          <w:bottom w:w="0" w:type="dxa"/>
          <w:right w:w="108" w:type="dxa"/>
        </w:tblCellMar>
      </w:tblPr>
      <w:tblGrid>
        <w:gridCol w:w="2743"/>
        <w:gridCol w:w="648"/>
        <w:gridCol w:w="5465"/>
      </w:tblGrid>
      <w:tr w14:paraId="72275AD3">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7A309B17">
            <w:pPr>
              <w:pStyle w:val="29"/>
              <w:rPr>
                <w:rFonts w:ascii="宋体" w:hAnsi="宋体" w:eastAsia="宋体" w:cs="宋体"/>
              </w:rPr>
            </w:pPr>
            <w:r>
              <w:rPr>
                <w:rFonts w:hint="eastAsia" w:ascii="宋体" w:hAnsi="宋体" w:eastAsia="宋体" w:cs="宋体"/>
                <w:b/>
                <w:bCs/>
              </w:rPr>
              <w:t>评分项</w:t>
            </w:r>
          </w:p>
        </w:tc>
        <w:tc>
          <w:tcPr>
            <w:tcW w:w="0" w:type="auto"/>
            <w:tcBorders>
              <w:bottom w:val="single" w:color="auto" w:sz="0" w:space="0"/>
              <w:insideH w:val="single" w:sz="0" w:space="0"/>
            </w:tcBorders>
            <w:vAlign w:val="bottom"/>
          </w:tcPr>
          <w:p w14:paraId="35BAAFE0">
            <w:pPr>
              <w:pStyle w:val="29"/>
              <w:rPr>
                <w:rFonts w:ascii="宋体" w:hAnsi="宋体" w:eastAsia="宋体" w:cs="宋体"/>
              </w:rPr>
            </w:pPr>
            <w:r>
              <w:rPr>
                <w:rFonts w:hint="eastAsia" w:ascii="宋体" w:hAnsi="宋体" w:eastAsia="宋体" w:cs="宋体"/>
                <w:b/>
                <w:bCs/>
              </w:rPr>
              <w:t>分值</w:t>
            </w:r>
          </w:p>
        </w:tc>
        <w:tc>
          <w:tcPr>
            <w:tcW w:w="0" w:type="auto"/>
            <w:tcBorders>
              <w:bottom w:val="single" w:color="auto" w:sz="0" w:space="0"/>
              <w:insideH w:val="single" w:sz="0" w:space="0"/>
            </w:tcBorders>
            <w:vAlign w:val="bottom"/>
          </w:tcPr>
          <w:p w14:paraId="55F9FB37">
            <w:pPr>
              <w:pStyle w:val="29"/>
              <w:rPr>
                <w:rFonts w:ascii="宋体" w:hAnsi="宋体" w:eastAsia="宋体" w:cs="宋体"/>
              </w:rPr>
            </w:pPr>
            <w:r>
              <w:rPr>
                <w:rFonts w:hint="eastAsia" w:ascii="宋体" w:hAnsi="宋体" w:eastAsia="宋体" w:cs="宋体"/>
                <w:b/>
                <w:bCs/>
              </w:rPr>
              <w:t>评分规则</w:t>
            </w:r>
          </w:p>
        </w:tc>
      </w:tr>
      <w:tr w14:paraId="6B2D876D">
        <w:tblPrEx>
          <w:tblCellMar>
            <w:top w:w="0" w:type="dxa"/>
            <w:left w:w="108" w:type="dxa"/>
            <w:bottom w:w="0" w:type="dxa"/>
            <w:right w:w="108" w:type="dxa"/>
          </w:tblCellMar>
        </w:tblPrEx>
        <w:tc>
          <w:tcPr>
            <w:tcW w:w="0" w:type="auto"/>
          </w:tcPr>
          <w:p w14:paraId="6AD4356E">
            <w:pPr>
              <w:pStyle w:val="29"/>
              <w:rPr>
                <w:rFonts w:ascii="宋体" w:hAnsi="宋体" w:eastAsia="宋体" w:cs="宋体"/>
              </w:rPr>
            </w:pPr>
            <w:r>
              <w:rPr>
                <w:rFonts w:hint="eastAsia" w:ascii="宋体" w:hAnsi="宋体" w:eastAsia="宋体" w:cs="宋体"/>
                <w:b/>
                <w:bCs/>
              </w:rPr>
              <w:t>测试集得分结果</w:t>
            </w:r>
          </w:p>
        </w:tc>
        <w:tc>
          <w:tcPr>
            <w:tcW w:w="0" w:type="auto"/>
          </w:tcPr>
          <w:p w14:paraId="6A12A2A3">
            <w:pPr>
              <w:pStyle w:val="29"/>
              <w:rPr>
                <w:rFonts w:ascii="宋体" w:hAnsi="宋体" w:eastAsia="宋体" w:cs="宋体"/>
              </w:rPr>
            </w:pPr>
            <w:r>
              <w:rPr>
                <w:rFonts w:hint="eastAsia" w:ascii="宋体" w:hAnsi="宋体" w:eastAsia="宋体" w:cs="宋体"/>
              </w:rPr>
              <w:t>40</w:t>
            </w:r>
          </w:p>
        </w:tc>
        <w:tc>
          <w:tcPr>
            <w:tcW w:w="0" w:type="auto"/>
          </w:tcPr>
          <w:p w14:paraId="67F633C9">
            <w:pPr>
              <w:pStyle w:val="29"/>
              <w:rPr>
                <w:rFonts w:ascii="宋体" w:hAnsi="宋体" w:eastAsia="宋体" w:cs="宋体"/>
              </w:rPr>
            </w:pPr>
            <w:r>
              <w:rPr>
                <w:rFonts w:hint="eastAsia" w:ascii="宋体" w:hAnsi="宋体" w:eastAsia="宋体" w:cs="宋体"/>
              </w:rPr>
              <w:t>最终求解目标值越低得分越高，如果违反约束则得分点不得分</w:t>
            </w:r>
          </w:p>
        </w:tc>
      </w:tr>
      <w:tr w14:paraId="04269778">
        <w:tblPrEx>
          <w:tblCellMar>
            <w:top w:w="0" w:type="dxa"/>
            <w:left w:w="108" w:type="dxa"/>
            <w:bottom w:w="0" w:type="dxa"/>
            <w:right w:w="108" w:type="dxa"/>
          </w:tblCellMar>
        </w:tblPrEx>
        <w:tc>
          <w:tcPr>
            <w:tcW w:w="0" w:type="auto"/>
          </w:tcPr>
          <w:p w14:paraId="4CB13F88">
            <w:pPr>
              <w:pStyle w:val="29"/>
              <w:rPr>
                <w:rFonts w:ascii="宋体" w:hAnsi="宋体" w:eastAsia="宋体" w:cs="宋体"/>
              </w:rPr>
            </w:pPr>
            <w:r>
              <w:rPr>
                <w:rFonts w:hint="eastAsia" w:ascii="宋体" w:hAnsi="宋体" w:eastAsia="宋体" w:cs="宋体"/>
                <w:b/>
                <w:bCs/>
              </w:rPr>
              <w:t>量子算法的创新性和能力评价</w:t>
            </w:r>
          </w:p>
        </w:tc>
        <w:tc>
          <w:tcPr>
            <w:tcW w:w="0" w:type="auto"/>
          </w:tcPr>
          <w:p w14:paraId="46DF23A4">
            <w:pPr>
              <w:pStyle w:val="29"/>
              <w:rPr>
                <w:rFonts w:ascii="宋体" w:hAnsi="宋体" w:eastAsia="宋体" w:cs="宋体"/>
              </w:rPr>
            </w:pPr>
            <w:r>
              <w:rPr>
                <w:rFonts w:hint="eastAsia" w:ascii="宋体" w:hAnsi="宋体" w:eastAsia="宋体" w:cs="宋体"/>
              </w:rPr>
              <w:t>50</w:t>
            </w:r>
          </w:p>
        </w:tc>
        <w:tc>
          <w:tcPr>
            <w:tcW w:w="0" w:type="auto"/>
          </w:tcPr>
          <w:p w14:paraId="79671F3E">
            <w:pPr>
              <w:pStyle w:val="29"/>
              <w:rPr>
                <w:rFonts w:ascii="宋体" w:hAnsi="宋体" w:eastAsia="宋体" w:cs="宋体"/>
              </w:rPr>
            </w:pPr>
            <w:r>
              <w:rPr>
                <w:rFonts w:hint="eastAsia" w:ascii="宋体" w:hAnsi="宋体" w:eastAsia="宋体" w:cs="宋体"/>
              </w:rPr>
              <w:t>评委基于最终提交paper进行评分</w:t>
            </w:r>
          </w:p>
        </w:tc>
      </w:tr>
      <w:tr w14:paraId="6C0D87CB">
        <w:tblPrEx>
          <w:tblCellMar>
            <w:top w:w="0" w:type="dxa"/>
            <w:left w:w="108" w:type="dxa"/>
            <w:bottom w:w="0" w:type="dxa"/>
            <w:right w:w="108" w:type="dxa"/>
          </w:tblCellMar>
        </w:tblPrEx>
        <w:tc>
          <w:tcPr>
            <w:tcW w:w="0" w:type="auto"/>
          </w:tcPr>
          <w:p w14:paraId="578D9981">
            <w:pPr>
              <w:pStyle w:val="29"/>
              <w:rPr>
                <w:rFonts w:ascii="宋体" w:hAnsi="宋体" w:eastAsia="宋体" w:cs="宋体"/>
              </w:rPr>
            </w:pPr>
            <w:r>
              <w:rPr>
                <w:rFonts w:hint="eastAsia" w:ascii="宋体" w:hAnsi="宋体" w:eastAsia="宋体" w:cs="宋体"/>
                <w:b/>
                <w:bCs/>
              </w:rPr>
              <w:t>代码可复现性</w:t>
            </w:r>
          </w:p>
        </w:tc>
        <w:tc>
          <w:tcPr>
            <w:tcW w:w="0" w:type="auto"/>
          </w:tcPr>
          <w:p w14:paraId="6E46CB91">
            <w:pPr>
              <w:pStyle w:val="29"/>
              <w:rPr>
                <w:rFonts w:ascii="宋体" w:hAnsi="宋体" w:eastAsia="宋体" w:cs="宋体"/>
              </w:rPr>
            </w:pPr>
            <w:r>
              <w:rPr>
                <w:rFonts w:hint="eastAsia" w:ascii="宋体" w:hAnsi="宋体" w:eastAsia="宋体" w:cs="宋体"/>
              </w:rPr>
              <w:t>10</w:t>
            </w:r>
          </w:p>
        </w:tc>
        <w:tc>
          <w:tcPr>
            <w:tcW w:w="0" w:type="auto"/>
          </w:tcPr>
          <w:p w14:paraId="2CFC747C">
            <w:pPr>
              <w:pStyle w:val="29"/>
              <w:rPr>
                <w:rFonts w:ascii="宋体" w:hAnsi="宋体" w:eastAsia="宋体" w:cs="宋体"/>
              </w:rPr>
            </w:pPr>
            <w:r>
              <w:rPr>
                <w:rFonts w:hint="eastAsia" w:ascii="宋体" w:hAnsi="宋体" w:eastAsia="宋体" w:cs="宋体"/>
              </w:rPr>
              <w:t>可直接运行、代码逻辑清晰，可按照read me 执行一键运行</w:t>
            </w:r>
          </w:p>
        </w:tc>
      </w:tr>
    </w:tbl>
    <w:p w14:paraId="5E1F7347">
      <w:pPr>
        <w:pStyle w:val="3"/>
        <w:rPr>
          <w:rFonts w:ascii="宋体" w:hAnsi="宋体" w:eastAsia="宋体" w:cs="宋体"/>
        </w:rPr>
      </w:pPr>
      <w:r>
        <w:rPr>
          <w:rFonts w:hint="eastAsia" w:ascii="宋体" w:hAnsi="宋体" w:eastAsia="宋体" w:cs="宋体"/>
          <w:b/>
          <w:bCs/>
        </w:rPr>
        <w:t>一票否决规则（0分项）：</w:t>
      </w:r>
    </w:p>
    <w:p w14:paraId="7796406F">
      <w:pPr>
        <w:numPr>
          <w:ilvl w:val="0"/>
          <w:numId w:val="2"/>
        </w:numPr>
        <w:rPr>
          <w:rFonts w:ascii="宋体" w:hAnsi="宋体" w:eastAsia="宋体" w:cs="宋体"/>
        </w:rPr>
      </w:pPr>
      <w:r>
        <w:rPr>
          <w:rFonts w:hint="eastAsia" w:ascii="宋体" w:hAnsi="宋体" w:eastAsia="宋体" w:cs="宋体"/>
        </w:rPr>
        <w:t>违反量子比特上限规定（单次执行超过 30 比特）。</w:t>
      </w:r>
    </w:p>
    <w:p w14:paraId="5A32D3C4">
      <w:pPr>
        <w:numPr>
          <w:ilvl w:val="0"/>
          <w:numId w:val="2"/>
        </w:numPr>
        <w:rPr>
          <w:rFonts w:ascii="宋体" w:hAnsi="宋体" w:eastAsia="宋体" w:cs="宋体"/>
        </w:rPr>
      </w:pPr>
      <w:r>
        <w:rPr>
          <w:rFonts w:hint="eastAsia" w:ascii="宋体" w:hAnsi="宋体" w:eastAsia="宋体" w:cs="宋体"/>
        </w:rPr>
        <w:t>无量子模块 / 纯经典算法。</w:t>
      </w:r>
    </w:p>
    <w:p w14:paraId="6AF2E057">
      <w:pPr>
        <w:numPr>
          <w:ilvl w:val="0"/>
          <w:numId w:val="2"/>
        </w:numPr>
        <w:rPr>
          <w:rFonts w:ascii="宋体" w:hAnsi="宋体" w:eastAsia="宋体" w:cs="宋体"/>
        </w:rPr>
      </w:pPr>
      <w:r>
        <w:rPr>
          <w:rFonts w:hint="eastAsia" w:ascii="宋体" w:hAnsi="宋体" w:eastAsia="宋体" w:cs="宋体"/>
        </w:rPr>
        <w:t>代码存在致命错误无法运行。</w:t>
      </w:r>
      <w:bookmarkStart w:id="12" w:name="header-n157"/>
    </w:p>
    <w:p w14:paraId="02955728">
      <w:pPr>
        <w:ind w:left="360"/>
        <w:rPr>
          <w:rFonts w:ascii="宋体" w:hAnsi="宋体" w:eastAsia="宋体" w:cs="宋体"/>
        </w:rPr>
      </w:pPr>
    </w:p>
    <w:p w14:paraId="363D3C39">
      <w:pPr>
        <w:pStyle w:val="4"/>
        <w:rPr>
          <w:rFonts w:ascii="宋体" w:hAnsi="宋体" w:eastAsia="宋体" w:cs="宋体"/>
        </w:rPr>
      </w:pPr>
      <w:r>
        <w:rPr>
          <w:rFonts w:hint="eastAsia" w:ascii="宋体" w:hAnsi="宋体" w:eastAsia="宋体" w:cs="宋体"/>
        </w:rPr>
        <w:t>六、 提交内容要求</w:t>
      </w:r>
    </w:p>
    <w:p w14:paraId="663C345E">
      <w:pPr>
        <w:numPr>
          <w:ilvl w:val="0"/>
          <w:numId w:val="4"/>
        </w:numPr>
        <w:spacing w:before="120" w:after="120" w:line="288" w:lineRule="auto"/>
        <w:rPr>
          <w:rFonts w:ascii="Times New Roman" w:hAnsi="Times New Roman" w:cs="Times New Roman"/>
          <w:sz w:val="21"/>
          <w:szCs w:val="21"/>
        </w:rPr>
      </w:pPr>
      <w:r>
        <w:rPr>
          <w:rFonts w:ascii="Times New Roman" w:hAnsi="Times New Roman" w:eastAsia="等线" w:cs="Times New Roman"/>
          <w:sz w:val="21"/>
          <w:szCs w:val="21"/>
        </w:rPr>
        <w:t>完整项目代码（.py / .ipynb</w:t>
      </w:r>
      <w:r>
        <w:rPr>
          <w:rFonts w:hint="eastAsia" w:eastAsia="等线" w:cs="Times New Roman"/>
          <w:sz w:val="21"/>
          <w:szCs w:val="21"/>
        </w:rPr>
        <w:t>或者其它代码文件，需要包含readme或其它可读的代码描述</w:t>
      </w:r>
      <w:r>
        <w:rPr>
          <w:rFonts w:ascii="Times New Roman" w:hAnsi="Times New Roman" w:eastAsia="等线" w:cs="Times New Roman"/>
          <w:sz w:val="21"/>
          <w:szCs w:val="21"/>
        </w:rPr>
        <w:t xml:space="preserve">） </w:t>
      </w:r>
      <w:r>
        <w:rPr>
          <w:rFonts w:hint="eastAsia" w:ascii="Times New Roman" w:hAnsi="Times New Roman" w:eastAsia="等线" w:cs="Times New Roman"/>
          <w:sz w:val="21"/>
          <w:szCs w:val="21"/>
        </w:rPr>
        <w:t>，量子编译语言</w:t>
      </w:r>
      <w:r>
        <w:rPr>
          <w:rFonts w:ascii="Times New Roman" w:hAnsi="Times New Roman" w:eastAsia="等线" w:cs="Times New Roman"/>
          <w:sz w:val="21"/>
          <w:szCs w:val="21"/>
        </w:rPr>
        <w:t>推荐使用 Qiskit, PennyLane</w:t>
      </w:r>
      <w:r>
        <w:rPr>
          <w:rFonts w:hint="eastAsia" w:ascii="Times New Roman" w:hAnsi="Times New Roman" w:eastAsia="等线" w:cs="Times New Roman"/>
          <w:sz w:val="21"/>
          <w:szCs w:val="21"/>
        </w:rPr>
        <w:t>，运环境为量子模拟器。逻辑清晰、依赖完整、可直接复现运行</w:t>
      </w:r>
    </w:p>
    <w:p w14:paraId="2EB1ECF1">
      <w:pPr>
        <w:numPr>
          <w:ilvl w:val="0"/>
          <w:numId w:val="5"/>
        </w:numPr>
        <w:spacing w:before="120" w:after="120" w:line="288" w:lineRule="auto"/>
        <w:rPr>
          <w:rFonts w:ascii="Times New Roman" w:hAnsi="Times New Roman" w:cs="Times New Roman"/>
          <w:sz w:val="21"/>
          <w:szCs w:val="21"/>
        </w:rPr>
      </w:pPr>
      <w:r>
        <w:rPr>
          <w:rFonts w:ascii="Times New Roman" w:hAnsi="Times New Roman" w:eastAsia="等线" w:cs="Times New Roman"/>
          <w:sz w:val="21"/>
          <w:szCs w:val="21"/>
        </w:rPr>
        <w:t>测试集预测结果文件（miqpscale</w:t>
      </w:r>
      <w:r>
        <w:rPr>
          <w:rFonts w:hint="eastAsia" w:ascii="Times New Roman" w:hAnsi="Times New Roman" w:eastAsia="等线" w:cs="Times New Roman"/>
          <w:sz w:val="21"/>
          <w:szCs w:val="21"/>
        </w:rPr>
        <w:t>X</w:t>
      </w:r>
      <w:r>
        <w:rPr>
          <w:rFonts w:ascii="Times New Roman" w:hAnsi="Times New Roman" w:eastAsia="等线" w:cs="Times New Roman"/>
          <w:sz w:val="21"/>
          <w:szCs w:val="21"/>
        </w:rPr>
        <w:t>.npz）</w:t>
      </w:r>
    </w:p>
    <w:p w14:paraId="7ADB9783">
      <w:pPr>
        <w:numPr>
          <w:ilvl w:val="0"/>
          <w:numId w:val="6"/>
        </w:numPr>
        <w:spacing w:before="120" w:after="120" w:line="288" w:lineRule="auto"/>
        <w:rPr>
          <w:rFonts w:ascii="Times New Roman" w:hAnsi="Times New Roman" w:cs="Times New Roman"/>
          <w:sz w:val="21"/>
          <w:szCs w:val="21"/>
        </w:rPr>
      </w:pPr>
      <w:r>
        <w:rPr>
          <w:rFonts w:ascii="Times New Roman" w:hAnsi="Times New Roman" w:eastAsia="等线" w:cs="Times New Roman"/>
          <w:sz w:val="21"/>
          <w:szCs w:val="21"/>
        </w:rPr>
        <w:t>算法说明文档（</w:t>
      </w:r>
      <w:r>
        <w:rPr>
          <w:rFonts w:hint="eastAsia" w:eastAsia="等线" w:cs="Times New Roman"/>
          <w:sz w:val="21"/>
          <w:szCs w:val="21"/>
        </w:rPr>
        <w:t>Paper）：包含但不限于建模内容、算法</w:t>
      </w:r>
      <w:r>
        <w:rPr>
          <w:rFonts w:ascii="Times New Roman" w:hAnsi="Times New Roman" w:eastAsia="等线" w:cs="Times New Roman"/>
          <w:sz w:val="21"/>
          <w:szCs w:val="21"/>
        </w:rPr>
        <w:t>原理、量子电路、创新点</w:t>
      </w:r>
      <w:r>
        <w:rPr>
          <w:rFonts w:hint="eastAsia" w:eastAsia="等线" w:cs="Times New Roman"/>
          <w:sz w:val="21"/>
          <w:szCs w:val="21"/>
        </w:rPr>
        <w:t>描述和结果描述。</w:t>
      </w:r>
    </w:p>
    <w:p w14:paraId="5550851C">
      <w:pPr>
        <w:numPr>
          <w:ilvl w:val="0"/>
          <w:numId w:val="7"/>
        </w:numPr>
        <w:spacing w:before="120" w:after="120" w:line="288" w:lineRule="auto"/>
        <w:rPr>
          <w:rFonts w:ascii="Times New Roman" w:hAnsi="Times New Roman" w:cs="Times New Roman"/>
          <w:sz w:val="21"/>
          <w:szCs w:val="21"/>
        </w:rPr>
      </w:pPr>
      <w:r>
        <w:rPr>
          <w:rFonts w:hint="eastAsia" w:eastAsia="等线" w:cs="Times New Roman"/>
          <w:sz w:val="21"/>
          <w:szCs w:val="21"/>
        </w:rPr>
        <w:t>算法说明文档中需要包含</w:t>
      </w:r>
      <w:r>
        <w:rPr>
          <w:rFonts w:ascii="Times New Roman" w:hAnsi="Times New Roman" w:eastAsia="等线" w:cs="Times New Roman"/>
          <w:sz w:val="21"/>
          <w:szCs w:val="21"/>
        </w:rPr>
        <w:t>可视化对比图（可选）</w:t>
      </w:r>
    </w:p>
    <w:p w14:paraId="0D0F5B37">
      <w:pPr>
        <w:numPr>
          <w:ilvl w:val="0"/>
          <w:numId w:val="7"/>
        </w:numPr>
        <w:spacing w:before="120" w:after="120" w:line="288" w:lineRule="auto"/>
        <w:rPr>
          <w:rFonts w:ascii="Times New Roman" w:hAnsi="Times New Roman" w:cs="Times New Roman"/>
          <w:sz w:val="21"/>
          <w:szCs w:val="21"/>
        </w:rPr>
      </w:pPr>
      <w:r>
        <w:rPr>
          <w:rFonts w:ascii="Times New Roman" w:hAnsi="Times New Roman" w:cs="Times New Roman"/>
          <w:sz w:val="21"/>
          <w:szCs w:val="21"/>
        </w:rPr>
        <w:t>硬件约束： 每次调用模拟器执行量子线路或退火模型，使用的量子比特数严格不得超过 30 个（建议单个 subQUBO 提取控制在 20 比特以内以保证效果）。</w:t>
      </w:r>
    </w:p>
    <w:p w14:paraId="212B10DE">
      <w:pPr>
        <w:numPr>
          <w:ilvl w:val="0"/>
          <w:numId w:val="7"/>
        </w:numPr>
        <w:spacing w:before="120" w:after="120" w:line="288" w:lineRule="auto"/>
        <w:rPr>
          <w:rFonts w:ascii="Times New Roman" w:hAnsi="Times New Roman" w:cs="Times New Roman"/>
          <w:sz w:val="21"/>
          <w:szCs w:val="21"/>
        </w:rPr>
      </w:pPr>
      <w:r>
        <w:rPr>
          <w:rFonts w:hint="eastAsia" w:ascii="Times New Roman" w:hAnsi="Times New Roman" w:cs="Times New Roman"/>
          <w:sz w:val="21"/>
          <w:szCs w:val="21"/>
        </w:rPr>
        <w:t>禁止提交纯经典算法编译的软件和结果。</w:t>
      </w:r>
    </w:p>
    <w:p w14:paraId="0C32DDDB">
      <w:pPr>
        <w:rPr>
          <w:rFonts w:ascii="宋体" w:hAnsi="宋体" w:eastAsia="宋体" w:cs="宋体"/>
        </w:rPr>
      </w:pPr>
    </w:p>
    <w:bookmarkEnd w:id="11"/>
    <w:bookmarkEnd w:id="12"/>
    <w:p w14:paraId="1675DFCC">
      <w:pPr>
        <w:pStyle w:val="4"/>
        <w:rPr>
          <w:rFonts w:ascii="宋体" w:hAnsi="宋体" w:eastAsia="宋体" w:cs="宋体"/>
        </w:rPr>
      </w:pPr>
      <w:bookmarkStart w:id="13" w:name="header-n176"/>
      <w:r>
        <w:rPr>
          <w:rFonts w:hint="eastAsia" w:ascii="宋体" w:hAnsi="宋体" w:eastAsia="宋体" w:cs="宋体"/>
        </w:rPr>
        <w:t>七、 参考资料与文献</w:t>
      </w:r>
    </w:p>
    <w:p w14:paraId="4317424B">
      <w:pPr>
        <w:pStyle w:val="28"/>
        <w:rPr>
          <w:rFonts w:ascii="宋体" w:hAnsi="宋体" w:eastAsia="宋体" w:cs="宋体"/>
        </w:rPr>
      </w:pPr>
      <w:r>
        <w:rPr>
          <w:rFonts w:hint="eastAsia" w:ascii="宋体" w:hAnsi="宋体" w:eastAsia="宋体" w:cs="宋体"/>
        </w:rPr>
        <w:t xml:space="preserve">[1] Naghmouchi, M. Y., &amp; Coelho, W. d. S. (2024). Mixed-integer linear programming solver using Benders decomposition assisted by a neutral-atom quantum processor. </w:t>
      </w:r>
      <w:r>
        <w:rPr>
          <w:rFonts w:hint="eastAsia" w:ascii="宋体" w:hAnsi="宋体" w:eastAsia="宋体" w:cs="宋体"/>
          <w:i/>
          <w:iCs/>
        </w:rPr>
        <w:t>Physical Review A</w:t>
      </w:r>
      <w:r>
        <w:rPr>
          <w:rFonts w:hint="eastAsia" w:ascii="宋体" w:hAnsi="宋体" w:eastAsia="宋体" w:cs="宋体"/>
        </w:rPr>
        <w:t>, 110, 012434. https://doi.org/10.1103/PhysRevA.110.012434</w:t>
      </w:r>
    </w:p>
    <w:p w14:paraId="6E56FF06">
      <w:pPr>
        <w:pStyle w:val="3"/>
        <w:rPr>
          <w:rFonts w:ascii="宋体" w:hAnsi="宋体" w:eastAsia="宋体" w:cs="宋体"/>
        </w:rPr>
      </w:pPr>
      <w:r>
        <w:rPr>
          <w:rFonts w:hint="eastAsia" w:ascii="宋体" w:hAnsi="宋体" w:eastAsia="宋体" w:cs="宋体"/>
        </w:rPr>
        <w:t>[2] Booth, M., Reinhardt, S. P., &amp; Roy, A. (2017). Partitioning optimization problems for hybrid classical/quantum execution (Technical Report 14-1006A-A). D-Wave Systems.</w:t>
      </w:r>
    </w:p>
    <w:p w14:paraId="1A8289D6">
      <w:pPr>
        <w:pStyle w:val="3"/>
        <w:rPr>
          <w:rFonts w:ascii="宋体" w:hAnsi="宋体" w:eastAsia="宋体" w:cs="宋体"/>
        </w:rPr>
      </w:pPr>
      <w:r>
        <w:rPr>
          <w:rFonts w:hint="eastAsia" w:ascii="宋体" w:hAnsi="宋体" w:eastAsia="宋体" w:cs="宋体"/>
        </w:rPr>
        <w:t xml:space="preserve">[3] Atobe, Y., Tawada, M., &amp; Togawa, N. (2022). Hybrid annealing method based on subQUBO model extraction with multiple solution instances. </w:t>
      </w:r>
      <w:r>
        <w:rPr>
          <w:rFonts w:hint="eastAsia" w:ascii="宋体" w:hAnsi="宋体" w:eastAsia="宋体" w:cs="宋体"/>
          <w:i/>
          <w:iCs/>
        </w:rPr>
        <w:t>IEEE Transactions on Computers</w:t>
      </w:r>
      <w:r>
        <w:rPr>
          <w:rFonts w:hint="eastAsia" w:ascii="宋体" w:hAnsi="宋体" w:eastAsia="宋体" w:cs="宋体"/>
        </w:rPr>
        <w:t>, 71(10), 2606–2619. https://doi.org/10.1109/TC.2021.3138629</w:t>
      </w:r>
    </w:p>
    <w:p w14:paraId="1CEE8593">
      <w:pPr>
        <w:pStyle w:val="3"/>
        <w:rPr>
          <w:rFonts w:ascii="宋体" w:hAnsi="宋体" w:eastAsia="宋体" w:cs="宋体"/>
        </w:rPr>
      </w:pPr>
      <w:r>
        <w:rPr>
          <w:rFonts w:hint="eastAsia" w:ascii="宋体" w:hAnsi="宋体" w:eastAsia="宋体" w:cs="宋体"/>
        </w:rPr>
        <w:t xml:space="preserve">[4] Zhao, W., &amp; Tang, G. (2025). Clustering-based sub-QUBO extraction for hybrid QUBO solvers. </w:t>
      </w:r>
      <w:r>
        <w:rPr>
          <w:rFonts w:hint="eastAsia" w:ascii="宋体" w:hAnsi="宋体" w:eastAsia="宋体" w:cs="宋体"/>
          <w:i/>
          <w:iCs/>
        </w:rPr>
        <w:t>arXiv</w:t>
      </w:r>
      <w:r>
        <w:rPr>
          <w:rFonts w:hint="eastAsia" w:ascii="宋体" w:hAnsi="宋体" w:eastAsia="宋体" w:cs="宋体"/>
        </w:rPr>
        <w:t>. https://doi.org/10.48550/arXiv.2502.16212</w:t>
      </w:r>
    </w:p>
    <w:bookmarkEnd w:id="1"/>
    <w:bookmarkEnd w:id="13"/>
    <w:p w14:paraId="3F90027C"/>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Calibri"/>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Calibri"/>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singleLevel"/>
    <w:tmpl w:val="8461FADE"/>
    <w:lvl w:ilvl="0" w:tentative="0">
      <w:start w:val="3"/>
      <w:numFmt w:val="decimal"/>
      <w:lvlText w:val="%1."/>
      <w:lvlJc w:val="left"/>
      <w:rPr>
        <w:color w:val="3370FF"/>
      </w:rPr>
    </w:lvl>
  </w:abstractNum>
  <w:abstractNum w:abstractNumId="1">
    <w:nsid w:val="9288B902"/>
    <w:multiLevelType w:val="singleLevel"/>
    <w:tmpl w:val="9288B902"/>
    <w:lvl w:ilvl="0" w:tentative="0">
      <w:start w:val="1"/>
      <w:numFmt w:val="decimal"/>
      <w:lvlText w:val="%1."/>
      <w:lvlJc w:val="left"/>
      <w:rPr>
        <w:color w:val="3370FF"/>
      </w:rPr>
    </w:lvl>
  </w:abstractNum>
  <w:abstractNum w:abstractNumId="2">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3">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
    <w:nsid w:val="39A0D9AC"/>
    <w:multiLevelType w:val="singleLevel"/>
    <w:tmpl w:val="39A0D9AC"/>
    <w:lvl w:ilvl="0" w:tentative="0">
      <w:start w:val="2"/>
      <w:numFmt w:val="decimal"/>
      <w:lvlText w:val="%1."/>
      <w:lvlJc w:val="left"/>
      <w:rPr>
        <w:color w:val="3370FF"/>
      </w:rPr>
    </w:lvl>
  </w:abstractNum>
  <w:abstractNum w:abstractNumId="5">
    <w:nsid w:val="58765686"/>
    <w:multiLevelType w:val="singleLevel"/>
    <w:tmpl w:val="58765686"/>
    <w:lvl w:ilvl="0" w:tentative="0">
      <w:start w:val="4"/>
      <w:numFmt w:val="decimal"/>
      <w:lvlText w:val="%1."/>
      <w:lvlJc w:val="left"/>
      <w:rPr>
        <w:color w:val="3370FF"/>
      </w:rPr>
    </w:lvl>
  </w:abstractNum>
  <w:abstractNum w:abstractNumId="6">
    <w:nsid w:val="733B697F"/>
    <w:multiLevelType w:val="multilevel"/>
    <w:tmpl w:val="733B697F"/>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2"/>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4"/>
  </w:num>
  <w:num w:numId="6">
    <w:abstractNumId w:val="0"/>
  </w:num>
  <w:num w:numId="7">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高翔 唐">
    <w15:presenceInfo w15:providerId="Windows Live" w15:userId="68c510e90b9dcc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2"/>
  </w:compat>
  <w:rsids>
    <w:rsidRoot w:val="00976592"/>
    <w:rsid w:val="00175ADB"/>
    <w:rsid w:val="00390F5E"/>
    <w:rsid w:val="004A2069"/>
    <w:rsid w:val="00620793"/>
    <w:rsid w:val="006B6640"/>
    <w:rsid w:val="00976592"/>
    <w:rsid w:val="00DA5540"/>
    <w:rsid w:val="14115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9" w:semiHidden="0" w:name="footnote text"/>
    <w:lsdException w:unhideWhenUsed="0" w:uiPriority="0" w:semiHidden="0" w:name="annotation text"/>
    <w:lsdException w:qFormat="1" w:uiPriority="0" w:semiHidden="0" w:name="header"/>
    <w:lsdException w:qFormat="1"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qFormat="1" w:unhideWhenUsed="0" w:uiPriority="0" w:semiHidden="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nhideWhenUsed="0" w:uiPriority="0" w:semiHidden="0" w:name="List 5"/>
    <w:lsdException w:uiPriority="0" w:name="List Bullet 2"/>
    <w:lsdException w:uiPriority="0" w:name="List Bullet 3"/>
    <w:lsdException w:unhideWhenUsed="0" w:uiPriority="0" w:semiHidden="0" w:name="List Bullet 4"/>
    <w:lsdException w:unhideWhenUsed="0" w:uiPriority="0" w:semiHidden="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nhideWhenUsed="0" w:uiPriority="0" w:semiHidden="0" w:name="Date"/>
    <w:lsdException w:uiPriority="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0" w:name="Body Text Indent 2"/>
    <w:lsdException w:uiPriority="0" w:name="Body Text Indent 3"/>
    <w:lsdException w:qFormat="1" w:uiPriority="9" w:semiHidden="0" w:name="Block Text"/>
    <w:lsdException w:qFormat="1" w:unhideWhenUsed="0" w:uiPriority="0" w:semiHidden="0" w:name="Hyperlink"/>
    <w:lsdException w:uiPriority="0" w:name="FollowedHyperlink"/>
    <w:lsdException w:unhideWhenUsed="0" w:uiPriority="0" w:semiHidden="0" w:name="Strong"/>
    <w:lsdException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6"/>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7"/>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8"/>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9"/>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1"/>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2"/>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3"/>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4"/>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3">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90"/>
    <w:qFormat/>
    <w:uiPriority w:val="0"/>
    <w:pPr>
      <w:spacing w:before="180" w:after="180"/>
    </w:pPr>
  </w:style>
  <w:style w:type="paragraph" w:styleId="12">
    <w:name w:val="caption"/>
    <w:basedOn w:val="1"/>
    <w:link w:val="25"/>
    <w:qFormat/>
    <w:uiPriority w:val="0"/>
    <w:pPr>
      <w:spacing w:after="120"/>
    </w:pPr>
    <w:rPr>
      <w:i/>
    </w:rPr>
  </w:style>
  <w:style w:type="paragraph" w:styleId="13">
    <w:name w:val="annotation text"/>
    <w:basedOn w:val="1"/>
    <w:link w:val="91"/>
    <w:uiPriority w:val="0"/>
  </w:style>
  <w:style w:type="paragraph" w:styleId="14">
    <w:name w:val="Block Text"/>
    <w:basedOn w:val="3"/>
    <w:next w:val="3"/>
    <w:unhideWhenUsed/>
    <w:qFormat/>
    <w:uiPriority w:val="9"/>
    <w:pPr>
      <w:spacing w:before="100" w:after="100"/>
      <w:ind w:left="480" w:right="480"/>
    </w:pPr>
  </w:style>
  <w:style w:type="paragraph" w:styleId="15">
    <w:name w:val="Date"/>
    <w:basedOn w:val="16"/>
    <w:next w:val="3"/>
    <w:qFormat/>
    <w:uiPriority w:val="0"/>
    <w:pPr>
      <w:keepNext/>
      <w:keepLines/>
    </w:pPr>
    <w:rPr>
      <w:sz w:val="24"/>
      <w:szCs w:val="24"/>
    </w:rPr>
  </w:style>
  <w:style w:type="paragraph" w:styleId="16">
    <w:name w:val="Title"/>
    <w:basedOn w:val="1"/>
    <w:next w:val="3"/>
    <w:link w:val="30"/>
    <w:qFormat/>
    <w:uiPriority w:val="10"/>
    <w:pPr>
      <w:spacing w:after="80"/>
      <w:contextualSpacing/>
      <w:jc w:val="center"/>
    </w:pPr>
    <w:rPr>
      <w:rFonts w:asciiTheme="majorHAnsi" w:hAnsiTheme="majorHAnsi" w:eastAsiaTheme="majorEastAsia" w:cstheme="majorBidi"/>
      <w:sz w:val="56"/>
      <w:szCs w:val="56"/>
    </w:rPr>
  </w:style>
  <w:style w:type="paragraph" w:styleId="17">
    <w:name w:val="footer"/>
    <w:basedOn w:val="1"/>
    <w:link w:val="89"/>
    <w:unhideWhenUsed/>
    <w:qFormat/>
    <w:uiPriority w:val="0"/>
    <w:pPr>
      <w:tabs>
        <w:tab w:val="center" w:pos="4153"/>
        <w:tab w:val="right" w:pos="8306"/>
      </w:tabs>
      <w:snapToGrid w:val="0"/>
    </w:pPr>
    <w:rPr>
      <w:sz w:val="18"/>
      <w:szCs w:val="18"/>
    </w:rPr>
  </w:style>
  <w:style w:type="paragraph" w:styleId="18">
    <w:name w:val="header"/>
    <w:basedOn w:val="1"/>
    <w:link w:val="88"/>
    <w:unhideWhenUsed/>
    <w:qFormat/>
    <w:uiPriority w:val="0"/>
    <w:pPr>
      <w:pBdr>
        <w:bottom w:val="single" w:color="auto" w:sz="6" w:space="1"/>
      </w:pBdr>
      <w:tabs>
        <w:tab w:val="center" w:pos="4153"/>
        <w:tab w:val="right" w:pos="8306"/>
      </w:tabs>
      <w:snapToGrid w:val="0"/>
      <w:jc w:val="center"/>
    </w:pPr>
    <w:rPr>
      <w:sz w:val="18"/>
      <w:szCs w:val="18"/>
    </w:rPr>
  </w:style>
  <w:style w:type="paragraph" w:styleId="19">
    <w:name w:val="Subtitle"/>
    <w:basedOn w:val="16"/>
    <w:next w:val="3"/>
    <w:link w:val="31"/>
    <w:qFormat/>
    <w:uiPriority w:val="11"/>
    <w:rPr>
      <w:spacing w:val="15"/>
      <w:sz w:val="28"/>
      <w:szCs w:val="28"/>
    </w:rPr>
  </w:style>
  <w:style w:type="paragraph" w:styleId="20">
    <w:name w:val="footnote text"/>
    <w:basedOn w:val="1"/>
    <w:unhideWhenUsed/>
    <w:qFormat/>
    <w:uiPriority w:val="9"/>
  </w:style>
  <w:style w:type="paragraph" w:styleId="21">
    <w:name w:val="annotation subject"/>
    <w:basedOn w:val="13"/>
    <w:next w:val="13"/>
    <w:link w:val="92"/>
    <w:semiHidden/>
    <w:unhideWhenUsed/>
    <w:uiPriority w:val="0"/>
    <w:rPr>
      <w:b/>
      <w:bCs/>
    </w:rPr>
  </w:style>
  <w:style w:type="character" w:styleId="24">
    <w:name w:val="Hyperlink"/>
    <w:basedOn w:val="25"/>
    <w:qFormat/>
    <w:uiPriority w:val="0"/>
    <w:rPr>
      <w:color w:val="156082" w:themeColor="accent1"/>
    </w:rPr>
  </w:style>
  <w:style w:type="character" w:customStyle="1" w:styleId="25">
    <w:name w:val="题注 字符"/>
    <w:basedOn w:val="23"/>
    <w:link w:val="12"/>
    <w:uiPriority w:val="0"/>
  </w:style>
  <w:style w:type="character" w:styleId="26">
    <w:name w:val="annotation reference"/>
    <w:basedOn w:val="23"/>
    <w:semiHidden/>
    <w:unhideWhenUsed/>
    <w:qFormat/>
    <w:uiPriority w:val="0"/>
    <w:rPr>
      <w:sz w:val="21"/>
      <w:szCs w:val="21"/>
    </w:rPr>
  </w:style>
  <w:style w:type="character" w:styleId="27">
    <w:name w:val="footnote reference"/>
    <w:basedOn w:val="25"/>
    <w:qFormat/>
    <w:uiPriority w:val="0"/>
    <w:rPr>
      <w:vertAlign w:val="superscript"/>
    </w:rPr>
  </w:style>
  <w:style w:type="paragraph" w:customStyle="1" w:styleId="28">
    <w:name w:val="First Paragraph"/>
    <w:basedOn w:val="3"/>
    <w:next w:val="3"/>
    <w:qFormat/>
    <w:uiPriority w:val="0"/>
  </w:style>
  <w:style w:type="paragraph" w:customStyle="1" w:styleId="29">
    <w:name w:val="Compact"/>
    <w:basedOn w:val="3"/>
    <w:qFormat/>
    <w:uiPriority w:val="0"/>
    <w:pPr>
      <w:spacing w:before="36" w:after="36"/>
    </w:pPr>
  </w:style>
  <w:style w:type="character" w:customStyle="1" w:styleId="30">
    <w:name w:val="标题 字符"/>
    <w:basedOn w:val="23"/>
    <w:link w:val="16"/>
    <w:qFormat/>
    <w:uiPriority w:val="10"/>
    <w:rPr>
      <w:rFonts w:asciiTheme="majorHAnsi" w:hAnsiTheme="majorHAnsi" w:eastAsiaTheme="majorEastAsia" w:cstheme="majorBidi"/>
      <w:sz w:val="56"/>
      <w:szCs w:val="56"/>
    </w:rPr>
  </w:style>
  <w:style w:type="character" w:customStyle="1" w:styleId="31">
    <w:name w:val="副标题 字符"/>
    <w:basedOn w:val="23"/>
    <w:link w:val="19"/>
    <w:qFormat/>
    <w:uiPriority w:val="11"/>
    <w:rPr>
      <w:rFonts w:eastAsiaTheme="majorEastAsia" w:cstheme="majorBidi"/>
      <w:color w:val="585858" w:themeColor="text1" w:themeTint="A6"/>
      <w:spacing w:val="15"/>
      <w:sz w:val="28"/>
      <w:szCs w:val="28"/>
    </w:rPr>
  </w:style>
  <w:style w:type="paragraph" w:customStyle="1" w:styleId="32">
    <w:name w:val="Author"/>
    <w:basedOn w:val="16"/>
    <w:next w:val="3"/>
    <w:qFormat/>
    <w:uiPriority w:val="0"/>
    <w:pPr>
      <w:keepNext/>
      <w:keepLines/>
    </w:pPr>
    <w:rPr>
      <w:sz w:val="24"/>
      <w:szCs w:val="24"/>
    </w:rPr>
  </w:style>
  <w:style w:type="paragraph" w:customStyle="1" w:styleId="33">
    <w:name w:val="Abstract Title"/>
    <w:basedOn w:val="1"/>
    <w:next w:val="34"/>
    <w:qFormat/>
    <w:uiPriority w:val="0"/>
    <w:pPr>
      <w:keepNext/>
      <w:keepLines/>
      <w:spacing w:before="300" w:after="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Bibliography"/>
    <w:basedOn w:val="1"/>
    <w:qFormat/>
    <w:uiPriority w:val="0"/>
  </w:style>
  <w:style w:type="character" w:customStyle="1" w:styleId="36">
    <w:name w:val="标题 1 字符"/>
    <w:basedOn w:val="23"/>
    <w:link w:val="2"/>
    <w:qFormat/>
    <w:uiPriority w:val="9"/>
    <w:rPr>
      <w:rFonts w:asciiTheme="majorHAnsi" w:hAnsiTheme="majorHAnsi" w:eastAsiaTheme="majorEastAsia" w:cstheme="majorBidi"/>
      <w:color w:val="0F4761" w:themeColor="accent1" w:themeShade="BF"/>
      <w:sz w:val="40"/>
      <w:szCs w:val="40"/>
    </w:rPr>
  </w:style>
  <w:style w:type="character" w:customStyle="1" w:styleId="37">
    <w:name w:val="标题 2 字符"/>
    <w:basedOn w:val="23"/>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8">
    <w:name w:val="标题 3 字符"/>
    <w:basedOn w:val="23"/>
    <w:link w:val="5"/>
    <w:semiHidden/>
    <w:qFormat/>
    <w:uiPriority w:val="9"/>
    <w:rPr>
      <w:rFonts w:eastAsiaTheme="majorEastAsia" w:cstheme="majorBidi"/>
      <w:color w:val="0F4761" w:themeColor="accent1" w:themeShade="BF"/>
      <w:sz w:val="28"/>
      <w:szCs w:val="28"/>
    </w:rPr>
  </w:style>
  <w:style w:type="character" w:customStyle="1" w:styleId="39">
    <w:name w:val="标题 4 字符"/>
    <w:basedOn w:val="23"/>
    <w:link w:val="6"/>
    <w:semiHidden/>
    <w:qFormat/>
    <w:uiPriority w:val="9"/>
    <w:rPr>
      <w:rFonts w:eastAsiaTheme="majorEastAsia" w:cstheme="majorBidi"/>
      <w:i/>
      <w:iCs/>
      <w:color w:val="0F4761" w:themeColor="accent1" w:themeShade="BF"/>
    </w:rPr>
  </w:style>
  <w:style w:type="character" w:customStyle="1" w:styleId="40">
    <w:name w:val="标题 5 字符"/>
    <w:basedOn w:val="23"/>
    <w:link w:val="7"/>
    <w:semiHidden/>
    <w:qFormat/>
    <w:uiPriority w:val="9"/>
    <w:rPr>
      <w:rFonts w:eastAsiaTheme="majorEastAsia" w:cstheme="majorBidi"/>
      <w:color w:val="0F4761" w:themeColor="accent1" w:themeShade="BF"/>
    </w:rPr>
  </w:style>
  <w:style w:type="character" w:customStyle="1" w:styleId="41">
    <w:name w:val="标题 6 字符"/>
    <w:basedOn w:val="23"/>
    <w:link w:val="8"/>
    <w:semiHidden/>
    <w:qFormat/>
    <w:uiPriority w:val="9"/>
    <w:rPr>
      <w:rFonts w:eastAsiaTheme="majorEastAsia" w:cstheme="majorBidi"/>
      <w:i/>
      <w:iCs/>
      <w:color w:val="585858" w:themeColor="text1" w:themeTint="A6"/>
    </w:rPr>
  </w:style>
  <w:style w:type="character" w:customStyle="1" w:styleId="42">
    <w:name w:val="标题 7 字符"/>
    <w:basedOn w:val="23"/>
    <w:link w:val="9"/>
    <w:semiHidden/>
    <w:qFormat/>
    <w:uiPriority w:val="9"/>
    <w:rPr>
      <w:rFonts w:eastAsiaTheme="majorEastAsia" w:cstheme="majorBidi"/>
      <w:color w:val="585858" w:themeColor="text1" w:themeTint="A6"/>
    </w:rPr>
  </w:style>
  <w:style w:type="character" w:customStyle="1" w:styleId="43">
    <w:name w:val="标题 8 字符"/>
    <w:basedOn w:val="23"/>
    <w:link w:val="10"/>
    <w:semiHidden/>
    <w:qFormat/>
    <w:uiPriority w:val="9"/>
    <w:rPr>
      <w:rFonts w:eastAsiaTheme="majorEastAsia" w:cstheme="majorBidi"/>
      <w:i/>
      <w:iCs/>
      <w:color w:val="262626" w:themeColor="text1" w:themeTint="D8"/>
    </w:rPr>
  </w:style>
  <w:style w:type="character" w:customStyle="1" w:styleId="44">
    <w:name w:val="标题 9 字符"/>
    <w:basedOn w:val="23"/>
    <w:link w:val="11"/>
    <w:semiHidden/>
    <w:qFormat/>
    <w:uiPriority w:val="9"/>
    <w:rPr>
      <w:rFonts w:eastAsiaTheme="majorEastAsia" w:cstheme="majorBidi"/>
      <w:color w:val="262626" w:themeColor="text1" w:themeTint="D8"/>
    </w:rPr>
  </w:style>
  <w:style w:type="paragraph" w:customStyle="1" w:styleId="45">
    <w:name w:val="Footnote Block Text"/>
    <w:basedOn w:val="20"/>
    <w:next w:val="20"/>
    <w:unhideWhenUsed/>
    <w:qFormat/>
    <w:uiPriority w:val="9"/>
    <w:pPr>
      <w:spacing w:before="100" w:after="100"/>
      <w:ind w:left="480" w:right="480"/>
    </w:pPr>
  </w:style>
  <w:style w:type="table" w:customStyle="1" w:styleId="4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7">
    <w:name w:val="Definition Term"/>
    <w:basedOn w:val="1"/>
    <w:next w:val="48"/>
    <w:qFormat/>
    <w:uiPriority w:val="0"/>
    <w:pPr>
      <w:keepNext/>
      <w:keepLines/>
      <w:spacing w:after="0"/>
    </w:pPr>
    <w:rPr>
      <w:b/>
    </w:rPr>
  </w:style>
  <w:style w:type="paragraph" w:customStyle="1" w:styleId="48">
    <w:name w:val="Definition"/>
    <w:basedOn w:val="1"/>
    <w:qFormat/>
    <w:uiPriority w:val="0"/>
  </w:style>
  <w:style w:type="paragraph" w:customStyle="1" w:styleId="49">
    <w:name w:val="Table Caption"/>
    <w:basedOn w:val="12"/>
    <w:qFormat/>
    <w:uiPriority w:val="0"/>
    <w:pPr>
      <w:keepNext/>
    </w:pPr>
  </w:style>
  <w:style w:type="paragraph" w:customStyle="1" w:styleId="50">
    <w:name w:val="Image Caption"/>
    <w:basedOn w:val="12"/>
    <w:qFormat/>
    <w:uiPriority w:val="0"/>
  </w:style>
  <w:style w:type="paragraph" w:customStyle="1" w:styleId="51">
    <w:name w:val="Figure"/>
    <w:basedOn w:val="1"/>
    <w:qFormat/>
    <w:uiPriority w:val="0"/>
  </w:style>
  <w:style w:type="paragraph" w:customStyle="1" w:styleId="52">
    <w:name w:val="Captioned Figure"/>
    <w:basedOn w:val="51"/>
    <w:uiPriority w:val="0"/>
    <w:pPr>
      <w:keepNext/>
    </w:pPr>
  </w:style>
  <w:style w:type="character" w:customStyle="1" w:styleId="53">
    <w:name w:val="Verbatim Char"/>
    <w:basedOn w:val="25"/>
    <w:link w:val="54"/>
    <w:qFormat/>
    <w:uiPriority w:val="0"/>
    <w:rPr>
      <w:rFonts w:ascii="Consolas" w:hAnsi="Consolas"/>
      <w:sz w:val="22"/>
    </w:rPr>
  </w:style>
  <w:style w:type="paragraph" w:customStyle="1" w:styleId="54">
    <w:name w:val="Source Code"/>
    <w:basedOn w:val="1"/>
    <w:link w:val="53"/>
    <w:qFormat/>
    <w:uiPriority w:val="0"/>
    <w:pPr>
      <w:wordWrap w:val="0"/>
    </w:pPr>
  </w:style>
  <w:style w:type="character" w:customStyle="1" w:styleId="55">
    <w:name w:val="Section Number"/>
    <w:basedOn w:val="25"/>
    <w:qFormat/>
    <w:uiPriority w:val="0"/>
  </w:style>
  <w:style w:type="paragraph" w:customStyle="1" w:styleId="56">
    <w:name w:val="TOC Heading"/>
    <w:basedOn w:val="2"/>
    <w:next w:val="3"/>
    <w:unhideWhenUsed/>
    <w:qFormat/>
    <w:uiPriority w:val="39"/>
    <w:pPr>
      <w:spacing w:before="240" w:line="259" w:lineRule="auto"/>
      <w:outlineLvl w:val="9"/>
    </w:pPr>
  </w:style>
  <w:style w:type="character" w:customStyle="1" w:styleId="57">
    <w:name w:val="KeywordTok"/>
    <w:basedOn w:val="53"/>
    <w:qFormat/>
    <w:uiPriority w:val="0"/>
    <w:rPr>
      <w:rFonts w:ascii="Consolas" w:hAnsi="Consolas"/>
      <w:b/>
      <w:color w:val="007020"/>
      <w:sz w:val="22"/>
    </w:rPr>
  </w:style>
  <w:style w:type="character" w:customStyle="1" w:styleId="58">
    <w:name w:val="DataTypeTok"/>
    <w:basedOn w:val="53"/>
    <w:qFormat/>
    <w:uiPriority w:val="0"/>
    <w:rPr>
      <w:rFonts w:ascii="Consolas" w:hAnsi="Consolas"/>
      <w:color w:val="902000"/>
      <w:sz w:val="22"/>
    </w:rPr>
  </w:style>
  <w:style w:type="character" w:customStyle="1" w:styleId="59">
    <w:name w:val="DecValTok"/>
    <w:basedOn w:val="53"/>
    <w:qFormat/>
    <w:uiPriority w:val="0"/>
    <w:rPr>
      <w:rFonts w:ascii="Consolas" w:hAnsi="Consolas"/>
      <w:color w:val="40A070"/>
      <w:sz w:val="22"/>
    </w:rPr>
  </w:style>
  <w:style w:type="character" w:customStyle="1" w:styleId="60">
    <w:name w:val="BaseNTok"/>
    <w:basedOn w:val="53"/>
    <w:uiPriority w:val="0"/>
    <w:rPr>
      <w:rFonts w:ascii="Consolas" w:hAnsi="Consolas"/>
      <w:color w:val="40A070"/>
      <w:sz w:val="22"/>
    </w:rPr>
  </w:style>
  <w:style w:type="character" w:customStyle="1" w:styleId="61">
    <w:name w:val="FloatTok"/>
    <w:basedOn w:val="53"/>
    <w:uiPriority w:val="0"/>
    <w:rPr>
      <w:rFonts w:ascii="Consolas" w:hAnsi="Consolas"/>
      <w:color w:val="40A070"/>
      <w:sz w:val="22"/>
    </w:rPr>
  </w:style>
  <w:style w:type="character" w:customStyle="1" w:styleId="62">
    <w:name w:val="ConstantTok"/>
    <w:basedOn w:val="53"/>
    <w:qFormat/>
    <w:uiPriority w:val="0"/>
    <w:rPr>
      <w:rFonts w:ascii="Consolas" w:hAnsi="Consolas"/>
      <w:color w:val="880000"/>
      <w:sz w:val="22"/>
    </w:rPr>
  </w:style>
  <w:style w:type="character" w:customStyle="1" w:styleId="63">
    <w:name w:val="CharTok"/>
    <w:basedOn w:val="53"/>
    <w:uiPriority w:val="0"/>
    <w:rPr>
      <w:rFonts w:ascii="Consolas" w:hAnsi="Consolas"/>
      <w:color w:val="4070A0"/>
      <w:sz w:val="22"/>
    </w:rPr>
  </w:style>
  <w:style w:type="character" w:customStyle="1" w:styleId="64">
    <w:name w:val="SpecialCharTok"/>
    <w:basedOn w:val="53"/>
    <w:uiPriority w:val="0"/>
    <w:rPr>
      <w:rFonts w:ascii="Consolas" w:hAnsi="Consolas"/>
      <w:color w:val="4070A0"/>
      <w:sz w:val="22"/>
    </w:rPr>
  </w:style>
  <w:style w:type="character" w:customStyle="1" w:styleId="65">
    <w:name w:val="StringTok"/>
    <w:basedOn w:val="53"/>
    <w:qFormat/>
    <w:uiPriority w:val="0"/>
    <w:rPr>
      <w:rFonts w:ascii="Consolas" w:hAnsi="Consolas"/>
      <w:color w:val="4070A0"/>
      <w:sz w:val="22"/>
    </w:rPr>
  </w:style>
  <w:style w:type="character" w:customStyle="1" w:styleId="66">
    <w:name w:val="VerbatimStringTok"/>
    <w:basedOn w:val="53"/>
    <w:qFormat/>
    <w:uiPriority w:val="0"/>
    <w:rPr>
      <w:rFonts w:ascii="Consolas" w:hAnsi="Consolas"/>
      <w:color w:val="4070A0"/>
      <w:sz w:val="22"/>
    </w:rPr>
  </w:style>
  <w:style w:type="character" w:customStyle="1" w:styleId="67">
    <w:name w:val="SpecialStringTok"/>
    <w:basedOn w:val="53"/>
    <w:qFormat/>
    <w:uiPriority w:val="0"/>
    <w:rPr>
      <w:rFonts w:ascii="Consolas" w:hAnsi="Consolas"/>
      <w:color w:val="BB6688"/>
      <w:sz w:val="22"/>
    </w:rPr>
  </w:style>
  <w:style w:type="character" w:customStyle="1" w:styleId="68">
    <w:name w:val="ImportTok"/>
    <w:basedOn w:val="53"/>
    <w:qFormat/>
    <w:uiPriority w:val="0"/>
    <w:rPr>
      <w:rFonts w:ascii="Consolas" w:hAnsi="Consolas"/>
      <w:b/>
      <w:color w:val="008000"/>
      <w:sz w:val="22"/>
    </w:rPr>
  </w:style>
  <w:style w:type="character" w:customStyle="1" w:styleId="69">
    <w:name w:val="CommentTok"/>
    <w:basedOn w:val="53"/>
    <w:qFormat/>
    <w:uiPriority w:val="0"/>
    <w:rPr>
      <w:rFonts w:ascii="Consolas" w:hAnsi="Consolas"/>
      <w:i/>
      <w:color w:val="60A0B0"/>
      <w:sz w:val="22"/>
    </w:rPr>
  </w:style>
  <w:style w:type="character" w:customStyle="1" w:styleId="70">
    <w:name w:val="DocumentationTok"/>
    <w:basedOn w:val="53"/>
    <w:qFormat/>
    <w:uiPriority w:val="0"/>
    <w:rPr>
      <w:rFonts w:ascii="Consolas" w:hAnsi="Consolas"/>
      <w:i/>
      <w:color w:val="BA2121"/>
      <w:sz w:val="22"/>
    </w:rPr>
  </w:style>
  <w:style w:type="character" w:customStyle="1" w:styleId="71">
    <w:name w:val="AnnotationTok"/>
    <w:basedOn w:val="53"/>
    <w:qFormat/>
    <w:uiPriority w:val="0"/>
    <w:rPr>
      <w:rFonts w:ascii="Consolas" w:hAnsi="Consolas"/>
      <w:b/>
      <w:i/>
      <w:color w:val="60A0B0"/>
      <w:sz w:val="22"/>
    </w:rPr>
  </w:style>
  <w:style w:type="character" w:customStyle="1" w:styleId="72">
    <w:name w:val="CommentVarTok"/>
    <w:basedOn w:val="53"/>
    <w:qFormat/>
    <w:uiPriority w:val="0"/>
    <w:rPr>
      <w:rFonts w:ascii="Consolas" w:hAnsi="Consolas"/>
      <w:b/>
      <w:i/>
      <w:color w:val="60A0B0"/>
      <w:sz w:val="22"/>
    </w:rPr>
  </w:style>
  <w:style w:type="character" w:customStyle="1" w:styleId="73">
    <w:name w:val="OtherTok"/>
    <w:basedOn w:val="53"/>
    <w:qFormat/>
    <w:uiPriority w:val="0"/>
    <w:rPr>
      <w:rFonts w:ascii="Consolas" w:hAnsi="Consolas"/>
      <w:color w:val="007020"/>
      <w:sz w:val="22"/>
    </w:rPr>
  </w:style>
  <w:style w:type="character" w:customStyle="1" w:styleId="74">
    <w:name w:val="FunctionTok"/>
    <w:basedOn w:val="53"/>
    <w:uiPriority w:val="0"/>
    <w:rPr>
      <w:rFonts w:ascii="Consolas" w:hAnsi="Consolas"/>
      <w:color w:val="06287E"/>
      <w:sz w:val="22"/>
    </w:rPr>
  </w:style>
  <w:style w:type="character" w:customStyle="1" w:styleId="75">
    <w:name w:val="VariableTok"/>
    <w:basedOn w:val="53"/>
    <w:qFormat/>
    <w:uiPriority w:val="0"/>
    <w:rPr>
      <w:rFonts w:ascii="Consolas" w:hAnsi="Consolas"/>
      <w:color w:val="19177C"/>
      <w:sz w:val="22"/>
    </w:rPr>
  </w:style>
  <w:style w:type="character" w:customStyle="1" w:styleId="76">
    <w:name w:val="ControlFlowTok"/>
    <w:basedOn w:val="53"/>
    <w:qFormat/>
    <w:uiPriority w:val="0"/>
    <w:rPr>
      <w:rFonts w:ascii="Consolas" w:hAnsi="Consolas"/>
      <w:b/>
      <w:color w:val="007020"/>
      <w:sz w:val="22"/>
    </w:rPr>
  </w:style>
  <w:style w:type="character" w:customStyle="1" w:styleId="77">
    <w:name w:val="OperatorTok"/>
    <w:basedOn w:val="53"/>
    <w:qFormat/>
    <w:uiPriority w:val="0"/>
    <w:rPr>
      <w:rFonts w:ascii="Consolas" w:hAnsi="Consolas"/>
      <w:color w:val="666666"/>
      <w:sz w:val="22"/>
    </w:rPr>
  </w:style>
  <w:style w:type="character" w:customStyle="1" w:styleId="78">
    <w:name w:val="BuiltInTok"/>
    <w:basedOn w:val="53"/>
    <w:qFormat/>
    <w:uiPriority w:val="0"/>
    <w:rPr>
      <w:rFonts w:ascii="Consolas" w:hAnsi="Consolas"/>
      <w:color w:val="008000"/>
      <w:sz w:val="22"/>
    </w:rPr>
  </w:style>
  <w:style w:type="character" w:customStyle="1" w:styleId="79">
    <w:name w:val="ExtensionTok"/>
    <w:basedOn w:val="53"/>
    <w:qFormat/>
    <w:uiPriority w:val="0"/>
    <w:rPr>
      <w:rFonts w:ascii="Consolas" w:hAnsi="Consolas"/>
      <w:sz w:val="22"/>
    </w:rPr>
  </w:style>
  <w:style w:type="character" w:customStyle="1" w:styleId="80">
    <w:name w:val="PreprocessorTok"/>
    <w:basedOn w:val="53"/>
    <w:qFormat/>
    <w:uiPriority w:val="0"/>
    <w:rPr>
      <w:rFonts w:ascii="Consolas" w:hAnsi="Consolas"/>
      <w:color w:val="BC7A00"/>
      <w:sz w:val="22"/>
    </w:rPr>
  </w:style>
  <w:style w:type="character" w:customStyle="1" w:styleId="81">
    <w:name w:val="AttributeTok"/>
    <w:basedOn w:val="53"/>
    <w:qFormat/>
    <w:uiPriority w:val="0"/>
    <w:rPr>
      <w:rFonts w:ascii="Consolas" w:hAnsi="Consolas"/>
      <w:color w:val="7D9029"/>
      <w:sz w:val="22"/>
    </w:rPr>
  </w:style>
  <w:style w:type="character" w:customStyle="1" w:styleId="82">
    <w:name w:val="RegionMarkerTok"/>
    <w:basedOn w:val="53"/>
    <w:qFormat/>
    <w:uiPriority w:val="0"/>
    <w:rPr>
      <w:rFonts w:ascii="Consolas" w:hAnsi="Consolas"/>
      <w:sz w:val="22"/>
    </w:rPr>
  </w:style>
  <w:style w:type="character" w:customStyle="1" w:styleId="83">
    <w:name w:val="InformationTok"/>
    <w:basedOn w:val="53"/>
    <w:qFormat/>
    <w:uiPriority w:val="0"/>
    <w:rPr>
      <w:rFonts w:ascii="Consolas" w:hAnsi="Consolas"/>
      <w:b/>
      <w:i/>
      <w:color w:val="60A0B0"/>
      <w:sz w:val="22"/>
    </w:rPr>
  </w:style>
  <w:style w:type="character" w:customStyle="1" w:styleId="84">
    <w:name w:val="WarningTok"/>
    <w:basedOn w:val="53"/>
    <w:qFormat/>
    <w:uiPriority w:val="0"/>
    <w:rPr>
      <w:rFonts w:ascii="Consolas" w:hAnsi="Consolas"/>
      <w:b/>
      <w:i/>
      <w:color w:val="60A0B0"/>
      <w:sz w:val="22"/>
    </w:rPr>
  </w:style>
  <w:style w:type="character" w:customStyle="1" w:styleId="85">
    <w:name w:val="AlertTok"/>
    <w:basedOn w:val="53"/>
    <w:qFormat/>
    <w:uiPriority w:val="0"/>
    <w:rPr>
      <w:rFonts w:ascii="Consolas" w:hAnsi="Consolas"/>
      <w:b/>
      <w:color w:val="FF0000"/>
      <w:sz w:val="22"/>
    </w:rPr>
  </w:style>
  <w:style w:type="character" w:customStyle="1" w:styleId="86">
    <w:name w:val="ErrorTok"/>
    <w:basedOn w:val="53"/>
    <w:qFormat/>
    <w:uiPriority w:val="0"/>
    <w:rPr>
      <w:rFonts w:ascii="Consolas" w:hAnsi="Consolas"/>
      <w:b/>
      <w:color w:val="FF0000"/>
      <w:sz w:val="22"/>
    </w:rPr>
  </w:style>
  <w:style w:type="character" w:customStyle="1" w:styleId="87">
    <w:name w:val="NormalTok"/>
    <w:basedOn w:val="53"/>
    <w:qFormat/>
    <w:uiPriority w:val="0"/>
    <w:rPr>
      <w:rFonts w:ascii="Consolas" w:hAnsi="Consolas"/>
      <w:sz w:val="22"/>
    </w:rPr>
  </w:style>
  <w:style w:type="character" w:customStyle="1" w:styleId="88">
    <w:name w:val="页眉 字符"/>
    <w:basedOn w:val="23"/>
    <w:link w:val="18"/>
    <w:qFormat/>
    <w:uiPriority w:val="0"/>
    <w:rPr>
      <w:sz w:val="18"/>
      <w:szCs w:val="18"/>
    </w:rPr>
  </w:style>
  <w:style w:type="character" w:customStyle="1" w:styleId="89">
    <w:name w:val="页脚 字符"/>
    <w:basedOn w:val="23"/>
    <w:link w:val="17"/>
    <w:qFormat/>
    <w:uiPriority w:val="0"/>
    <w:rPr>
      <w:sz w:val="18"/>
      <w:szCs w:val="18"/>
    </w:rPr>
  </w:style>
  <w:style w:type="character" w:customStyle="1" w:styleId="90">
    <w:name w:val="正文文本 字符"/>
    <w:basedOn w:val="23"/>
    <w:link w:val="3"/>
    <w:qFormat/>
    <w:uiPriority w:val="0"/>
  </w:style>
  <w:style w:type="character" w:customStyle="1" w:styleId="91">
    <w:name w:val="批注文字 字符"/>
    <w:basedOn w:val="23"/>
    <w:link w:val="13"/>
    <w:qFormat/>
    <w:uiPriority w:val="0"/>
  </w:style>
  <w:style w:type="character" w:customStyle="1" w:styleId="92">
    <w:name w:val="批注主题 字符"/>
    <w:basedOn w:val="91"/>
    <w:link w:val="21"/>
    <w:semiHidden/>
    <w:uiPriority w:val="0"/>
    <w:rPr>
      <w:b/>
      <w:bCs/>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1137</Words>
  <Characters>1291</Characters>
  <Lines>31</Lines>
  <Paragraphs>8</Paragraphs>
  <TotalTime>14</TotalTime>
  <ScaleCrop>false</ScaleCrop>
  <LinksUpToDate>false</LinksUpToDate>
  <CharactersWithSpaces>1311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2026-04-04T16:16:00Z</dcterms:created>
  <dc:creator>JT</dc:creator>
  <cp:lastModifiedBy>JT</cp:lastModifiedBy>
  <dcterms:modified xsi:type="dcterms:W3CDTF">2026-05-12T09:22:56Z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eyJoZGlkIjoiM2Q1YTRhNDhlYzM5ZjQwMzI1ODQ1OGI1NGZmZGJlYTEiLCJ1c2VySWQiOiIzNDU4Mzk1MTkifQ==</vt:lpwstr>
  </property>
  <property fmtid="{D5CDD505-2E9C-101B-9397-08002B2CF9AE}" pid="3" name="KSOProductBuildVer">
    <vt:lpwstr>2052-12.1.0.25865</vt:lpwstr>
  </property>
  <property fmtid="{D5CDD505-2E9C-101B-9397-08002B2CF9AE}" pid="4" name="ICV">
    <vt:lpwstr>422305E34E2D4A5EB648EB3546DA4AAB_12</vt:lpwstr>
  </property>
</Properties>
</file>